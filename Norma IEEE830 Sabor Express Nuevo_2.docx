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p w:rsidR="00000000" w:rsidDel="00000000" w:rsidP="00000000" w:rsidRDefault="00000000" w:rsidRPr="00000000" w14:paraId="00000002">
      <w:pPr>
        <w:ind w:left="1440" w:hanging="1440"/>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Centro de manufactura en textil y cuero</w:t>
      </w:r>
    </w:p>
    <w:p w:rsidR="00000000" w:rsidDel="00000000" w:rsidP="00000000" w:rsidRDefault="00000000" w:rsidRPr="00000000" w14:paraId="00000003">
      <w:pPr>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Norma IEEE830 – Sabor Express</w:t>
      </w:r>
    </w:p>
    <w:p w:rsidR="00000000" w:rsidDel="00000000" w:rsidP="00000000" w:rsidRDefault="00000000" w:rsidRPr="00000000" w14:paraId="00000004">
      <w:pPr>
        <w:jc w:val="center"/>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05">
      <w:pPr>
        <w:jc w:val="center"/>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06">
      <w:pPr>
        <w:jc w:val="center"/>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07">
      <w:pPr>
        <w:jc w:val="center"/>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08">
      <w:pPr>
        <w:ind w:left="720" w:hanging="720"/>
        <w:jc w:val="center"/>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09">
      <w:pPr>
        <w:ind w:left="720" w:hanging="720"/>
        <w:jc w:val="center"/>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0A">
      <w:pPr>
        <w:jc w:val="center"/>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0B">
      <w:pPr>
        <w:jc w:val="center"/>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0C">
      <w:pPr>
        <w:jc w:val="center"/>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0D">
      <w:pPr>
        <w:jc w:val="center"/>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0E">
      <w:pPr>
        <w:jc w:val="center"/>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0F">
      <w:pPr>
        <w:jc w:val="center"/>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10">
      <w:pPr>
        <w:jc w:val="center"/>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11">
      <w:pPr>
        <w:jc w:val="center"/>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12">
      <w:pPr>
        <w:jc w:val="center"/>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13">
      <w:pPr>
        <w:jc w:val="center"/>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14">
      <w:pPr>
        <w:jc w:val="center"/>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15">
      <w:pPr>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16">
      <w:pPr>
        <w:jc w:val="center"/>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17">
      <w:pPr>
        <w:jc w:val="center"/>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18">
      <w:pPr>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Juan Manuel Pérez</w:t>
      </w:r>
    </w:p>
    <w:p w:rsidR="00000000" w:rsidDel="00000000" w:rsidP="00000000" w:rsidRDefault="00000000" w:rsidRPr="00000000" w14:paraId="00000019">
      <w:pPr>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Yilmer Nicolas Nieto</w:t>
      </w:r>
    </w:p>
    <w:p w:rsidR="00000000" w:rsidDel="00000000" w:rsidP="00000000" w:rsidRDefault="00000000" w:rsidRPr="00000000" w14:paraId="0000001A">
      <w:pPr>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Héctor Hernán Díaz Guzmán</w:t>
      </w:r>
    </w:p>
    <w:p w:rsidR="00000000" w:rsidDel="00000000" w:rsidP="00000000" w:rsidRDefault="00000000" w:rsidRPr="00000000" w14:paraId="0000001B">
      <w:pPr>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3227025 – Análisis y desarrollo de software</w:t>
      </w:r>
    </w:p>
    <w:p w:rsidR="00000000" w:rsidDel="00000000" w:rsidP="00000000" w:rsidRDefault="00000000" w:rsidRPr="00000000" w14:paraId="0000001C">
      <w:pPr>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Septiembre 2025</w:t>
      </w:r>
    </w:p>
    <w:p w:rsidR="00000000" w:rsidDel="00000000" w:rsidP="00000000" w:rsidRDefault="00000000" w:rsidRPr="00000000" w14:paraId="0000001D">
      <w:pPr>
        <w:keepNext w:val="1"/>
        <w:keepLines w:val="1"/>
        <w:pBdr>
          <w:top w:space="0" w:sz="0" w:val="nil"/>
          <w:left w:space="0" w:sz="0" w:val="nil"/>
          <w:bottom w:space="0" w:sz="0" w:val="nil"/>
          <w:right w:space="0" w:sz="0" w:val="nil"/>
          <w:between w:space="0" w:sz="0" w:val="nil"/>
        </w:pBdr>
        <w:spacing w:after="40" w:before="400" w:line="240"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Contenido</w:t>
      </w:r>
    </w:p>
    <w:sdt>
      <w:sdtPr>
        <w:id w:val="-899736838"/>
        <w:docPartObj>
          <w:docPartGallery w:val="Table of Contents"/>
          <w:docPartUnique w:val="1"/>
        </w:docPartObj>
      </w:sdtPr>
      <w:sdtContent>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left" w:leader="none" w:pos="720"/>
              <w:tab w:val="right" w:leader="none" w:pos="8828"/>
            </w:tabs>
            <w:spacing w:after="100" w:lineRule="auto"/>
            <w:ind w:left="220" w:firstLine="0"/>
            <w:rPr>
              <w:color w:val="000000"/>
              <w:sz w:val="24"/>
              <w:szCs w:val="24"/>
            </w:rPr>
          </w:pPr>
          <w:r w:rsidDel="00000000" w:rsidR="00000000" w:rsidRPr="00000000">
            <w:fldChar w:fldCharType="begin"/>
            <w:instrText xml:space="preserve"> TOC \h \u \z \t "Heading 1,1,Heading 2,2,Heading 3,3,"</w:instrText>
            <w:fldChar w:fldCharType="separate"/>
          </w:r>
          <w:hyperlink w:anchor="_heading=h.p3vuclot7dk7">
            <w:r w:rsidDel="00000000" w:rsidR="00000000" w:rsidRPr="00000000">
              <w:rPr>
                <w:color w:val="000000"/>
                <w:rtl w:val="0"/>
              </w:rPr>
              <w:t xml:space="preserve">1.</w:t>
            </w:r>
          </w:hyperlink>
          <w:hyperlink w:anchor="_heading=h.p3vuclot7dk7">
            <w:r w:rsidDel="00000000" w:rsidR="00000000" w:rsidRPr="00000000">
              <w:rPr>
                <w:color w:val="000000"/>
                <w:sz w:val="24"/>
                <w:szCs w:val="24"/>
                <w:rtl w:val="0"/>
              </w:rPr>
              <w:tab/>
            </w:r>
          </w:hyperlink>
          <w:r w:rsidDel="00000000" w:rsidR="00000000" w:rsidRPr="00000000">
            <w:fldChar w:fldCharType="begin"/>
            <w:instrText xml:space="preserve"> PAGEREF _heading=h.p3vuclot7dk7 \h </w:instrText>
            <w:fldChar w:fldCharType="separate"/>
          </w:r>
          <w:r w:rsidDel="00000000" w:rsidR="00000000" w:rsidRPr="00000000">
            <w:rPr>
              <w:color w:val="000000"/>
              <w:rtl w:val="0"/>
            </w:rPr>
            <w:t xml:space="preserve">Introducción</w:t>
            <w:tab/>
            <w:t xml:space="preserve">3</w:t>
          </w:r>
          <w:r w:rsidDel="00000000" w:rsidR="00000000" w:rsidRPr="00000000">
            <w:fldChar w:fldCharType="begin"/>
            <w:instrText xml:space="preserve"> HYPERLINK \l "_heading=h.p3vuclot7dk7"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right" w:leader="none" w:pos="8828"/>
            </w:tabs>
            <w:spacing w:after="100" w:lineRule="auto"/>
            <w:ind w:left="220" w:firstLine="0"/>
            <w:rPr>
              <w:color w:val="000000"/>
              <w:sz w:val="24"/>
              <w:szCs w:val="24"/>
            </w:rPr>
          </w:pPr>
          <w:r w:rsidDel="00000000" w:rsidR="00000000" w:rsidRPr="00000000">
            <w:fldChar w:fldCharType="end"/>
          </w:r>
          <w:hyperlink w:anchor="_heading=h.v8id5t2i36q0">
            <w:r w:rsidDel="00000000" w:rsidR="00000000" w:rsidRPr="00000000">
              <w:rPr>
                <w:color w:val="000000"/>
                <w:rtl w:val="0"/>
              </w:rPr>
              <w:t xml:space="preserve">1.1. Objetivo General</w:t>
              <w:tab/>
              <w:t xml:space="preserve">3</w:t>
            </w:r>
          </w:hyperlink>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right" w:leader="none" w:pos="8828"/>
            </w:tabs>
            <w:spacing w:after="100" w:lineRule="auto"/>
            <w:ind w:left="220" w:firstLine="0"/>
            <w:rPr>
              <w:color w:val="000000"/>
              <w:sz w:val="24"/>
              <w:szCs w:val="24"/>
            </w:rPr>
          </w:pPr>
          <w:hyperlink w:anchor="_heading=h.i8an8et7mrv2">
            <w:r w:rsidDel="00000000" w:rsidR="00000000" w:rsidRPr="00000000">
              <w:rPr>
                <w:color w:val="000000"/>
                <w:rtl w:val="0"/>
              </w:rPr>
              <w:t xml:space="preserve">1.2. Objetivos Específicos</w:t>
              <w:tab/>
              <w:t xml:space="preserve">3</w:t>
            </w:r>
          </w:hyperlink>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tabs>
              <w:tab w:val="right" w:leader="none" w:pos="8828"/>
            </w:tabs>
            <w:spacing w:after="100" w:lineRule="auto"/>
            <w:ind w:left="220" w:firstLine="0"/>
            <w:rPr>
              <w:color w:val="000000"/>
              <w:sz w:val="24"/>
              <w:szCs w:val="24"/>
            </w:rPr>
          </w:pPr>
          <w:hyperlink w:anchor="_heading=h.ygoe5uxqx1e">
            <w:r w:rsidDel="00000000" w:rsidR="00000000" w:rsidRPr="00000000">
              <w:rPr>
                <w:color w:val="000000"/>
                <w:rtl w:val="0"/>
              </w:rPr>
              <w:t xml:space="preserve">1.3 Planteamiento del problema</w:t>
              <w:tab/>
              <w:t xml:space="preserve">3</w:t>
            </w:r>
          </w:hyperlink>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right" w:leader="none" w:pos="8828"/>
            </w:tabs>
            <w:spacing w:after="100" w:lineRule="auto"/>
            <w:ind w:left="220" w:firstLine="0"/>
            <w:rPr>
              <w:color w:val="000000"/>
              <w:sz w:val="24"/>
              <w:szCs w:val="24"/>
            </w:rPr>
          </w:pPr>
          <w:hyperlink w:anchor="_heading=h.kr0br39m86l3">
            <w:r w:rsidDel="00000000" w:rsidR="00000000" w:rsidRPr="00000000">
              <w:rPr>
                <w:color w:val="000000"/>
                <w:highlight w:val="white"/>
                <w:rtl w:val="0"/>
              </w:rPr>
              <w:t xml:space="preserve">1.4 Metodología y procesos de desarrollo de software</w:t>
            </w:r>
          </w:hyperlink>
          <w:hyperlink w:anchor="_heading=h.kr0br39m86l3">
            <w:r w:rsidDel="00000000" w:rsidR="00000000" w:rsidRPr="00000000">
              <w:rPr>
                <w:color w:val="000000"/>
                <w:rtl w:val="0"/>
              </w:rPr>
              <w:tab/>
              <w:t xml:space="preserve">4</w:t>
            </w:r>
          </w:hyperlink>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right" w:leader="none" w:pos="8828"/>
            </w:tabs>
            <w:spacing w:after="100" w:lineRule="auto"/>
            <w:ind w:left="220" w:firstLine="0"/>
            <w:rPr>
              <w:color w:val="000000"/>
              <w:sz w:val="24"/>
              <w:szCs w:val="24"/>
            </w:rPr>
          </w:pPr>
          <w:hyperlink w:anchor="_heading=h.ghz4qctoprds">
            <w:r w:rsidDel="00000000" w:rsidR="00000000" w:rsidRPr="00000000">
              <w:rPr>
                <w:color w:val="000000"/>
                <w:highlight w:val="white"/>
                <w:rtl w:val="0"/>
              </w:rPr>
              <w:t xml:space="preserve">1.5 Alcance el proyecto</w:t>
            </w:r>
          </w:hyperlink>
          <w:hyperlink w:anchor="_heading=h.ghz4qctoprds">
            <w:r w:rsidDel="00000000" w:rsidR="00000000" w:rsidRPr="00000000">
              <w:rPr>
                <w:color w:val="000000"/>
                <w:rtl w:val="0"/>
              </w:rPr>
              <w:tab/>
              <w:t xml:space="preserve">4</w:t>
            </w:r>
          </w:hyperlink>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right" w:leader="none" w:pos="8828"/>
            </w:tabs>
            <w:spacing w:after="100" w:lineRule="auto"/>
            <w:ind w:left="220" w:firstLine="0"/>
            <w:rPr>
              <w:color w:val="000000"/>
              <w:sz w:val="24"/>
              <w:szCs w:val="24"/>
            </w:rPr>
          </w:pPr>
          <w:hyperlink w:anchor="_heading=h.f7h2fbfpp5ms">
            <w:r w:rsidDel="00000000" w:rsidR="00000000" w:rsidRPr="00000000">
              <w:rPr>
                <w:color w:val="000000"/>
                <w:rtl w:val="0"/>
              </w:rPr>
              <w:t xml:space="preserve">1.6 Marco teórico</w:t>
              <w:tab/>
              <w:t xml:space="preserve">4</w:t>
            </w:r>
          </w:hyperlink>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right" w:leader="none" w:pos="8828"/>
            </w:tabs>
            <w:spacing w:after="100" w:lineRule="auto"/>
            <w:ind w:left="220" w:firstLine="0"/>
            <w:rPr>
              <w:color w:val="000000"/>
              <w:sz w:val="24"/>
              <w:szCs w:val="24"/>
            </w:rPr>
          </w:pPr>
          <w:hyperlink w:anchor="_heading=h.12x1dsnawtnh">
            <w:r w:rsidDel="00000000" w:rsidR="00000000" w:rsidRPr="00000000">
              <w:rPr>
                <w:color w:val="000000"/>
                <w:rtl w:val="0"/>
              </w:rPr>
              <w:t xml:space="preserve">1.7 Solución</w:t>
              <w:tab/>
              <w:t xml:space="preserve">4</w:t>
            </w:r>
          </w:hyperlink>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right" w:leader="none" w:pos="8828"/>
            </w:tabs>
            <w:spacing w:after="100" w:lineRule="auto"/>
            <w:ind w:left="220" w:firstLine="0"/>
            <w:rPr>
              <w:color w:val="000000"/>
              <w:sz w:val="24"/>
              <w:szCs w:val="24"/>
            </w:rPr>
          </w:pPr>
          <w:hyperlink w:anchor="_heading=h.4gad3e1ptu4j">
            <w:r w:rsidDel="00000000" w:rsidR="00000000" w:rsidRPr="00000000">
              <w:rPr>
                <w:color w:val="000000"/>
                <w:rtl w:val="0"/>
              </w:rPr>
              <w:t xml:space="preserve">1.8 Personal involucrado</w:t>
              <w:tab/>
              <w:t xml:space="preserve">5</w:t>
            </w:r>
          </w:hyperlink>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right" w:leader="none" w:pos="8828"/>
            </w:tabs>
            <w:spacing w:after="100" w:lineRule="auto"/>
            <w:ind w:left="220" w:firstLine="0"/>
            <w:rPr>
              <w:color w:val="000000"/>
              <w:sz w:val="24"/>
              <w:szCs w:val="24"/>
            </w:rPr>
          </w:pPr>
          <w:hyperlink w:anchor="_heading=h.co0pr8f5i4bp">
            <w:r w:rsidDel="00000000" w:rsidR="00000000" w:rsidRPr="00000000">
              <w:rPr>
                <w:color w:val="000000"/>
                <w:rtl w:val="0"/>
              </w:rPr>
              <w:t xml:space="preserve">1.9 Acrónimos y abreviaturas</w:t>
              <w:tab/>
              <w:t xml:space="preserve">6</w:t>
            </w:r>
          </w:hyperlink>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right" w:leader="none" w:pos="8828"/>
            </w:tabs>
            <w:spacing w:after="100" w:lineRule="auto"/>
            <w:ind w:left="220" w:firstLine="0"/>
            <w:rPr>
              <w:color w:val="000000"/>
              <w:sz w:val="24"/>
              <w:szCs w:val="24"/>
            </w:rPr>
          </w:pPr>
          <w:hyperlink w:anchor="_heading=h.efc0yt7d2tqc">
            <w:r w:rsidDel="00000000" w:rsidR="00000000" w:rsidRPr="00000000">
              <w:rPr>
                <w:color w:val="000000"/>
                <w:rtl w:val="0"/>
              </w:rPr>
              <w:t xml:space="preserve">1.10 Referencias</w:t>
              <w:tab/>
              <w:t xml:space="preserve">6</w:t>
            </w:r>
          </w:hyperlink>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right" w:leader="none" w:pos="8828"/>
            </w:tabs>
            <w:spacing w:after="100" w:lineRule="auto"/>
            <w:ind w:left="220" w:firstLine="0"/>
            <w:rPr>
              <w:color w:val="000000"/>
              <w:sz w:val="24"/>
              <w:szCs w:val="24"/>
            </w:rPr>
          </w:pPr>
          <w:hyperlink w:anchor="_heading=h.g1tksgx9n0ex">
            <w:r w:rsidDel="00000000" w:rsidR="00000000" w:rsidRPr="00000000">
              <w:rPr>
                <w:color w:val="000000"/>
                <w:rtl w:val="0"/>
              </w:rPr>
              <w:t xml:space="preserve">1.11 Resumen</w:t>
              <w:tab/>
              <w:t xml:space="preserve">6</w:t>
            </w:r>
          </w:hyperlink>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right" w:leader="none" w:pos="8828"/>
            </w:tabs>
            <w:spacing w:after="100" w:lineRule="auto"/>
            <w:ind w:left="220" w:firstLine="0"/>
            <w:rPr>
              <w:color w:val="000000"/>
              <w:sz w:val="24"/>
              <w:szCs w:val="24"/>
            </w:rPr>
          </w:pPr>
          <w:hyperlink w:anchor="_heading=h.cnxqa5fxhebo">
            <w:r w:rsidDel="00000000" w:rsidR="00000000" w:rsidRPr="00000000">
              <w:rPr>
                <w:color w:val="000000"/>
                <w:rtl w:val="0"/>
              </w:rPr>
              <w:t xml:space="preserve">1.12 Desarrollo Técnico</w:t>
              <w:tab/>
              <w:t xml:space="preserve">6</w:t>
            </w:r>
          </w:hyperlink>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right" w:leader="none" w:pos="8828"/>
            </w:tabs>
            <w:spacing w:after="100" w:lineRule="auto"/>
            <w:ind w:left="220" w:firstLine="0"/>
            <w:rPr>
              <w:color w:val="000000"/>
              <w:sz w:val="24"/>
              <w:szCs w:val="24"/>
            </w:rPr>
          </w:pPr>
          <w:hyperlink w:anchor="_heading=h.9ixsvzkdnz5h">
            <w:r w:rsidDel="00000000" w:rsidR="00000000" w:rsidRPr="00000000">
              <w:rPr>
                <w:color w:val="000000"/>
                <w:rtl w:val="0"/>
              </w:rPr>
              <w:t xml:space="preserve">Técnicas de recolección de información</w:t>
              <w:tab/>
              <w:t xml:space="preserve">6</w:t>
            </w:r>
          </w:hyperlink>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tabs>
              <w:tab w:val="right" w:leader="none" w:pos="8828"/>
            </w:tabs>
            <w:spacing w:after="100" w:lineRule="auto"/>
            <w:ind w:left="220" w:firstLine="0"/>
            <w:rPr>
              <w:color w:val="000000"/>
              <w:sz w:val="24"/>
              <w:szCs w:val="24"/>
            </w:rPr>
          </w:pPr>
          <w:hyperlink w:anchor="_heading=h.vhihi67yocjn">
            <w:r w:rsidDel="00000000" w:rsidR="00000000" w:rsidRPr="00000000">
              <w:rPr>
                <w:color w:val="000000"/>
                <w:rtl w:val="0"/>
              </w:rPr>
              <w:t xml:space="preserve">1.13 Cuestionario – La Barra del Sabor: Sabor Express</w:t>
              <w:tab/>
              <w:t xml:space="preserve">6</w:t>
            </w:r>
          </w:hyperlink>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right" w:leader="none" w:pos="8828"/>
            </w:tabs>
            <w:spacing w:after="100" w:lineRule="auto"/>
            <w:ind w:left="220" w:firstLine="0"/>
            <w:rPr>
              <w:color w:val="000000"/>
              <w:sz w:val="24"/>
              <w:szCs w:val="24"/>
            </w:rPr>
          </w:pPr>
          <w:hyperlink w:anchor="_heading=h.y57qzrluuih2">
            <w:r w:rsidDel="00000000" w:rsidR="00000000" w:rsidRPr="00000000">
              <w:rPr>
                <w:color w:val="000000"/>
                <w:rtl w:val="0"/>
              </w:rPr>
              <w:t xml:space="preserve">1.14 Análisis del cuestionario</w:t>
              <w:tab/>
              <w:t xml:space="preserve">15</w:t>
            </w:r>
          </w:hyperlink>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right" w:leader="none" w:pos="8828"/>
            </w:tabs>
            <w:spacing w:after="100" w:lineRule="auto"/>
            <w:ind w:left="220" w:firstLine="0"/>
            <w:rPr>
              <w:color w:val="000000"/>
              <w:sz w:val="24"/>
              <w:szCs w:val="24"/>
            </w:rPr>
          </w:pPr>
          <w:hyperlink w:anchor="_heading=h.w9uo49qodyo9">
            <w:r w:rsidDel="00000000" w:rsidR="00000000" w:rsidRPr="00000000">
              <w:rPr>
                <w:color w:val="000000"/>
                <w:rtl w:val="0"/>
              </w:rPr>
              <w:t xml:space="preserve">1.15 Entrevista</w:t>
              <w:tab/>
              <w:t xml:space="preserve">15</w:t>
            </w:r>
          </w:hyperlink>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right" w:leader="none" w:pos="8828"/>
            </w:tabs>
            <w:spacing w:after="100" w:lineRule="auto"/>
            <w:ind w:left="220" w:firstLine="0"/>
            <w:rPr>
              <w:color w:val="000000"/>
              <w:sz w:val="24"/>
              <w:szCs w:val="24"/>
            </w:rPr>
          </w:pPr>
          <w:hyperlink w:anchor="_heading=h.ohubhscika79">
            <w:r w:rsidDel="00000000" w:rsidR="00000000" w:rsidRPr="00000000">
              <w:rPr>
                <w:color w:val="000000"/>
                <w:rtl w:val="0"/>
              </w:rPr>
              <w:t xml:space="preserve">1.16 Análisis de la entrevista</w:t>
              <w:tab/>
              <w:t xml:space="preserve">17</w:t>
            </w:r>
          </w:hyperlink>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right" w:leader="none" w:pos="8828"/>
            </w:tabs>
            <w:spacing w:after="100" w:lineRule="auto"/>
            <w:ind w:left="220" w:firstLine="0"/>
            <w:rPr>
              <w:color w:val="000000"/>
              <w:sz w:val="24"/>
              <w:szCs w:val="24"/>
            </w:rPr>
          </w:pPr>
          <w:hyperlink w:anchor="_heading=h.g4sexj3s2lnc">
            <w:r w:rsidDel="00000000" w:rsidR="00000000" w:rsidRPr="00000000">
              <w:rPr>
                <w:color w:val="000000"/>
                <w:rtl w:val="0"/>
              </w:rPr>
              <w:t xml:space="preserve">1.17 Observación</w:t>
              <w:tab/>
              <w:t xml:space="preserve">17</w:t>
            </w:r>
          </w:hyperlink>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tabs>
              <w:tab w:val="right" w:leader="none" w:pos="8828"/>
            </w:tabs>
            <w:spacing w:after="100" w:lineRule="auto"/>
            <w:ind w:left="220" w:firstLine="0"/>
            <w:rPr>
              <w:color w:val="000000"/>
              <w:sz w:val="24"/>
              <w:szCs w:val="24"/>
            </w:rPr>
          </w:pPr>
          <w:hyperlink w:anchor="_heading=h.3he0yvu6dbj">
            <w:r w:rsidDel="00000000" w:rsidR="00000000" w:rsidRPr="00000000">
              <w:rPr>
                <w:color w:val="000000"/>
                <w:rtl w:val="0"/>
              </w:rPr>
              <w:t xml:space="preserve">1.18 Requerimientos Funcionales</w:t>
              <w:tab/>
              <w:t xml:space="preserve">18</w:t>
            </w:r>
          </w:hyperlink>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tabs>
              <w:tab w:val="right" w:leader="none" w:pos="8828"/>
            </w:tabs>
            <w:spacing w:after="100" w:lineRule="auto"/>
            <w:ind w:left="220" w:firstLine="0"/>
            <w:rPr>
              <w:color w:val="000000"/>
              <w:sz w:val="24"/>
              <w:szCs w:val="24"/>
            </w:rPr>
          </w:pPr>
          <w:hyperlink w:anchor="_heading=h.u85lqtxe9zu3">
            <w:r w:rsidDel="00000000" w:rsidR="00000000" w:rsidRPr="00000000">
              <w:rPr>
                <w:color w:val="000000"/>
                <w:rtl w:val="0"/>
              </w:rPr>
              <w:t xml:space="preserve">1.19 Requerimientos no Funcionales.</w:t>
              <w:tab/>
              <w:t xml:space="preserve">22</w:t>
            </w:r>
          </w:hyperlink>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right" w:leader="none" w:pos="8828"/>
            </w:tabs>
            <w:spacing w:after="100" w:lineRule="auto"/>
            <w:ind w:left="220" w:firstLine="0"/>
            <w:rPr>
              <w:color w:val="000000"/>
              <w:sz w:val="24"/>
              <w:szCs w:val="24"/>
            </w:rPr>
          </w:pPr>
          <w:hyperlink w:anchor="_heading=h.o26mj230i9zp">
            <w:r w:rsidDel="00000000" w:rsidR="00000000" w:rsidRPr="00000000">
              <w:rPr>
                <w:color w:val="000000"/>
                <w:rtl w:val="0"/>
              </w:rPr>
              <w:t xml:space="preserve">1.20 Caso de uso detallado</w:t>
              <w:tab/>
              <w:t xml:space="preserve">1</w:t>
            </w:r>
          </w:hyperlink>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tabs>
              <w:tab w:val="right" w:leader="none" w:pos="8828"/>
            </w:tabs>
            <w:spacing w:after="100" w:lineRule="auto"/>
            <w:ind w:left="220" w:firstLine="0"/>
            <w:rPr>
              <w:color w:val="000000"/>
              <w:sz w:val="24"/>
              <w:szCs w:val="24"/>
            </w:rPr>
          </w:pPr>
          <w:hyperlink w:anchor="_heading=h.auiyozk4sgbv">
            <w:r w:rsidDel="00000000" w:rsidR="00000000" w:rsidRPr="00000000">
              <w:rPr>
                <w:color w:val="000000"/>
                <w:rtl w:val="0"/>
              </w:rPr>
              <w:t xml:space="preserve">1.21 Diagrama UML – Caso de uso</w:t>
              <w:tab/>
              <w:t xml:space="preserve">28</w:t>
            </w:r>
          </w:hyperlink>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right" w:leader="none" w:pos="8828"/>
            </w:tabs>
            <w:spacing w:after="100" w:lineRule="auto"/>
            <w:ind w:left="220" w:firstLine="0"/>
            <w:rPr>
              <w:color w:val="000000"/>
              <w:sz w:val="24"/>
              <w:szCs w:val="24"/>
            </w:rPr>
          </w:pPr>
          <w:hyperlink w:anchor="_heading=h.lc5dpe21zpn">
            <w:r w:rsidDel="00000000" w:rsidR="00000000" w:rsidRPr="00000000">
              <w:rPr>
                <w:color w:val="000000"/>
                <w:rtl w:val="0"/>
              </w:rPr>
              <w:t xml:space="preserve">1.22 Diagrama UML – Diagrama de Clases</w:t>
              <w:tab/>
              <w:t xml:space="preserve">29</w:t>
            </w:r>
          </w:hyperlink>
          <w:r w:rsidDel="00000000" w:rsidR="00000000" w:rsidRPr="00000000">
            <w:rPr>
              <w:rtl w:val="0"/>
            </w:rPr>
          </w:r>
        </w:p>
        <w:p w:rsidR="00000000" w:rsidDel="00000000" w:rsidP="00000000" w:rsidRDefault="00000000" w:rsidRPr="00000000" w14:paraId="00000036">
          <w:pPr>
            <w:rPr>
              <w:rFonts w:ascii="Calibri" w:cs="Calibri" w:eastAsia="Calibri" w:hAnsi="Calibri"/>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pBdr>
          <w:top w:space="0" w:sz="0" w:val="nil"/>
          <w:left w:space="0" w:sz="0" w:val="nil"/>
          <w:bottom w:space="0" w:sz="0" w:val="nil"/>
          <w:right w:space="0" w:sz="0" w:val="nil"/>
          <w:between w:space="0" w:sz="0" w:val="nil"/>
        </w:pBdr>
        <w:jc w:val="both"/>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38">
      <w:pPr>
        <w:rPr>
          <w:rFonts w:ascii="Calibri" w:cs="Calibri" w:eastAsia="Calibri" w:hAnsi="Calibri"/>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2"/>
        <w:numPr>
          <w:ilvl w:val="0"/>
          <w:numId w:val="28"/>
        </w:numPr>
        <w:ind w:left="720" w:hanging="360"/>
        <w:rPr/>
      </w:pPr>
      <w:bookmarkStart w:colFirst="0" w:colLast="0" w:name="_heading=h.p3vuclot7dk7" w:id="0"/>
      <w:bookmarkEnd w:id="0"/>
      <w:r w:rsidDel="00000000" w:rsidR="00000000" w:rsidRPr="00000000">
        <w:rPr>
          <w:rtl w:val="0"/>
        </w:rPr>
        <w:t xml:space="preserve">Introducción </w:t>
      </w:r>
    </w:p>
    <w:p w:rsidR="00000000" w:rsidDel="00000000" w:rsidP="00000000" w:rsidRDefault="00000000" w:rsidRPr="00000000" w14:paraId="0000003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proyecto presenta el diseño e implementación del software Sabor Express para el restaurante La Barra del Sabor. El objetivo principal es automatizar, unificar y optimizar de manera integral la gestión de los pedidos, abarcando tanto las órdenes dentro del local como el servicio a domicilio. A través de un menú digital e interfaces ágiles, el sistema busca eliminar errores en las comandas, reducir los tiempos de espera y modernizar los métodos de pago, ofreciendo una plataforma intuitiva y segura que mejore significativamente la experiencia del cliente y la eficiencia del negocio. </w:t>
      </w:r>
    </w:p>
    <w:p w:rsidR="00000000" w:rsidDel="00000000" w:rsidP="00000000" w:rsidRDefault="00000000" w:rsidRPr="00000000" w14:paraId="0000003B">
      <w:pPr>
        <w:pStyle w:val="Heading2"/>
        <w:rPr/>
      </w:pPr>
      <w:bookmarkStart w:colFirst="0" w:colLast="0" w:name="_heading=h.v8id5t2i36q0" w:id="1"/>
      <w:bookmarkEnd w:id="1"/>
      <w:r w:rsidDel="00000000" w:rsidR="00000000" w:rsidRPr="00000000">
        <w:rPr>
          <w:rtl w:val="0"/>
        </w:rPr>
        <w:t xml:space="preserve">1.1. Objetivo General</w:t>
      </w:r>
    </w:p>
    <w:p w:rsidR="00000000" w:rsidDel="00000000" w:rsidP="00000000" w:rsidRDefault="00000000" w:rsidRPr="00000000" w14:paraId="0000003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Diseñar e implementar un software llamado Sabor Express, para el restaurante La Barra del Sabor, que ayude y agilice la gestión de los pedidos en el local y a domicilio.</w:t>
      </w:r>
    </w:p>
    <w:p w:rsidR="00000000" w:rsidDel="00000000" w:rsidP="00000000" w:rsidRDefault="00000000" w:rsidRPr="00000000" w14:paraId="0000003D">
      <w:pPr>
        <w:pStyle w:val="Heading2"/>
        <w:rPr/>
      </w:pPr>
      <w:bookmarkStart w:colFirst="0" w:colLast="0" w:name="_heading=h.i8an8et7mrv2" w:id="2"/>
      <w:bookmarkEnd w:id="2"/>
      <w:r w:rsidDel="00000000" w:rsidR="00000000" w:rsidRPr="00000000">
        <w:rPr>
          <w:rtl w:val="0"/>
        </w:rPr>
        <w:t xml:space="preserve">1.2. Objetivos Específicos</w:t>
      </w:r>
    </w:p>
    <w:p w:rsidR="00000000" w:rsidDel="00000000" w:rsidP="00000000" w:rsidRDefault="00000000" w:rsidRPr="00000000" w14:paraId="0000003E">
      <w:pPr>
        <w:numPr>
          <w:ilvl w:val="0"/>
          <w:numId w:val="12"/>
        </w:numPr>
        <w:pBdr>
          <w:top w:space="0" w:sz="0" w:val="nil"/>
          <w:left w:space="0" w:sz="0" w:val="nil"/>
          <w:bottom w:space="0" w:sz="0" w:val="nil"/>
          <w:right w:space="0" w:sz="0" w:val="nil"/>
          <w:between w:space="0" w:sz="0" w:val="nil"/>
        </w:pBdr>
        <w:spacing w:after="0" w:before="24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Definir requerimientos del software</w:t>
      </w:r>
      <w:r w:rsidDel="00000000" w:rsidR="00000000" w:rsidRPr="00000000">
        <w:rPr>
          <w:rFonts w:ascii="Calibri" w:cs="Calibri" w:eastAsia="Calibri" w:hAnsi="Calibri"/>
          <w:color w:val="000000"/>
          <w:sz w:val="24"/>
          <w:szCs w:val="24"/>
          <w:rtl w:val="0"/>
        </w:rPr>
        <w:t xml:space="preserve">, teniendo en cuenta las necesidades del restaurante y los roles de usuario.</w:t>
      </w:r>
    </w:p>
    <w:p w:rsidR="00000000" w:rsidDel="00000000" w:rsidP="00000000" w:rsidRDefault="00000000" w:rsidRPr="00000000" w14:paraId="0000003F">
      <w:pPr>
        <w:numPr>
          <w:ilvl w:val="0"/>
          <w:numId w:val="12"/>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Diseñar la interfaz del software</w:t>
      </w:r>
      <w:r w:rsidDel="00000000" w:rsidR="00000000" w:rsidRPr="00000000">
        <w:rPr>
          <w:rFonts w:ascii="Calibri" w:cs="Calibri" w:eastAsia="Calibri" w:hAnsi="Calibri"/>
          <w:color w:val="000000"/>
          <w:sz w:val="24"/>
          <w:szCs w:val="24"/>
          <w:rtl w:val="0"/>
        </w:rPr>
        <w:t xml:space="preserve">, el cual enfocaremos a tener una experiencia de usuario fácil de usar y adaptable a diferentes dispositivos.</w:t>
      </w:r>
    </w:p>
    <w:p w:rsidR="00000000" w:rsidDel="00000000" w:rsidP="00000000" w:rsidRDefault="00000000" w:rsidRPr="00000000" w14:paraId="00000040">
      <w:pPr>
        <w:numPr>
          <w:ilvl w:val="0"/>
          <w:numId w:val="12"/>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Implementar un sistema de gestión de pedidos en el local</w:t>
      </w:r>
      <w:r w:rsidDel="00000000" w:rsidR="00000000" w:rsidRPr="00000000">
        <w:rPr>
          <w:rFonts w:ascii="Calibri" w:cs="Calibri" w:eastAsia="Calibri" w:hAnsi="Calibri"/>
          <w:color w:val="000000"/>
          <w:sz w:val="24"/>
          <w:szCs w:val="24"/>
          <w:rtl w:val="0"/>
        </w:rPr>
        <w:t xml:space="preserve">, que simplificara la carga de trabajo y seguimiento de órdenes para los meseros con comunicación directa a la cocina.</w:t>
      </w:r>
    </w:p>
    <w:p w:rsidR="00000000" w:rsidDel="00000000" w:rsidP="00000000" w:rsidRDefault="00000000" w:rsidRPr="00000000" w14:paraId="00000041">
      <w:pPr>
        <w:numPr>
          <w:ilvl w:val="0"/>
          <w:numId w:val="12"/>
        </w:numPr>
        <w:pBdr>
          <w:top w:space="0" w:sz="0" w:val="nil"/>
          <w:left w:space="0" w:sz="0" w:val="nil"/>
          <w:bottom w:space="0" w:sz="0" w:val="nil"/>
          <w:right w:space="0" w:sz="0" w:val="nil"/>
          <w:between w:space="0" w:sz="0" w:val="nil"/>
        </w:pBdr>
        <w:spacing w:after="240" w:lineRule="auto"/>
        <w:ind w:left="720" w:hanging="36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Diseñar un canal de pedidos a domicilio</w:t>
      </w:r>
      <w:r w:rsidDel="00000000" w:rsidR="00000000" w:rsidRPr="00000000">
        <w:rPr>
          <w:rFonts w:ascii="Calibri" w:cs="Calibri" w:eastAsia="Calibri" w:hAnsi="Calibri"/>
          <w:color w:val="000000"/>
          <w:sz w:val="24"/>
          <w:szCs w:val="24"/>
          <w:rtl w:val="0"/>
        </w:rPr>
        <w:t xml:space="preserve">, que tendrá varias opciones de pago en línea y permitirá al cliente hacer el seguimiento del estado de su pedido.</w:t>
      </w:r>
      <w:r w:rsidDel="00000000" w:rsidR="00000000" w:rsidRPr="00000000">
        <w:rPr>
          <w:rtl w:val="0"/>
        </w:rPr>
      </w:r>
    </w:p>
    <w:p w:rsidR="00000000" w:rsidDel="00000000" w:rsidP="00000000" w:rsidRDefault="00000000" w:rsidRPr="00000000" w14:paraId="00000042">
      <w:pPr>
        <w:pStyle w:val="Heading2"/>
        <w:rPr/>
      </w:pPr>
      <w:bookmarkStart w:colFirst="0" w:colLast="0" w:name="_heading=h.ygoe5uxqx1e" w:id="3"/>
      <w:bookmarkEnd w:id="3"/>
      <w:r w:rsidDel="00000000" w:rsidR="00000000" w:rsidRPr="00000000">
        <w:rPr>
          <w:rtl w:val="0"/>
        </w:rPr>
        <w:t xml:space="preserve">1.3 Planteamiento del problema</w:t>
      </w:r>
    </w:p>
    <w:p w:rsidR="00000000" w:rsidDel="00000000" w:rsidP="00000000" w:rsidRDefault="00000000" w:rsidRPr="00000000" w14:paraId="0000004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Actualmente, el restaurante La Barra del Sabor presenta serios inconvenientes operativos que afectan directamente la eficiencia de su servicio y la satisfacción de sus clientes, debido a la ausencia de una herramienta tecnológica centralizada para la administración de sus ventas.</w:t>
      </w:r>
    </w:p>
    <w:p w:rsidR="00000000" w:rsidDel="00000000" w:rsidP="00000000" w:rsidRDefault="00000000" w:rsidRPr="00000000" w14:paraId="0000004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punto débil crítico radica en la gestión y unificación de los pedidos, tanto para los comensales que consumen dentro del local como para aquellos que solicitan el servicio de entregas a domicilio. Al no contar con un sistema automatizado que integre ambos canales, el flujo de información entre el personal de servicio (meseros y cajeros) y el área de preparación se realiza de forma manual o descentralizada. Esta desconexión provoca de manera frecuente:</w:t>
      </w:r>
    </w:p>
    <w:p w:rsidR="00000000" w:rsidDel="00000000" w:rsidP="00000000" w:rsidRDefault="00000000" w:rsidRPr="00000000" w14:paraId="00000045">
      <w:pPr>
        <w:numPr>
          <w:ilvl w:val="0"/>
          <w:numId w:val="21"/>
        </w:numPr>
        <w:spacing w:after="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Confusión y errores en la toma de órdenes y comandas.</w:t>
      </w:r>
    </w:p>
    <w:p w:rsidR="00000000" w:rsidDel="00000000" w:rsidP="00000000" w:rsidRDefault="00000000" w:rsidRPr="00000000" w14:paraId="00000046">
      <w:pPr>
        <w:numPr>
          <w:ilvl w:val="0"/>
          <w:numId w:val="21"/>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Retrasos considerables en los tiempos de entrega y preparación de los platos.</w:t>
      </w:r>
    </w:p>
    <w:p w:rsidR="00000000" w:rsidDel="00000000" w:rsidP="00000000" w:rsidRDefault="00000000" w:rsidRPr="00000000" w14:paraId="00000047">
      <w:pPr>
        <w:numPr>
          <w:ilvl w:val="0"/>
          <w:numId w:val="21"/>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Imposibilidad de realizar un seguimiento en tiempo real del estado de cada pedido.</w:t>
      </w:r>
    </w:p>
    <w:p w:rsidR="00000000" w:rsidDel="00000000" w:rsidP="00000000" w:rsidRDefault="00000000" w:rsidRPr="00000000" w14:paraId="00000048">
      <w:pPr>
        <w:numPr>
          <w:ilvl w:val="0"/>
          <w:numId w:val="21"/>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Falta de canales digitales ágiles (como un menú interactivo o pasarelas de pago) que faciliten la experiencia de compra del cliente final.</w:t>
      </w:r>
    </w:p>
    <w:p w:rsidR="00000000" w:rsidDel="00000000" w:rsidP="00000000" w:rsidRDefault="00000000" w:rsidRPr="00000000" w14:paraId="00000049">
      <w:pPr>
        <w:pStyle w:val="Heading2"/>
        <w:rPr>
          <w:highlight w:val="white"/>
        </w:rPr>
      </w:pPr>
      <w:bookmarkStart w:colFirst="0" w:colLast="0" w:name="_heading=h.kr0br39m86l3" w:id="4"/>
      <w:bookmarkEnd w:id="4"/>
      <w:r w:rsidDel="00000000" w:rsidR="00000000" w:rsidRPr="00000000">
        <w:rPr>
          <w:highlight w:val="white"/>
          <w:rtl w:val="0"/>
        </w:rPr>
        <w:t xml:space="preserve">1.4 Metodología y procesos de desarrollo de software</w:t>
      </w:r>
    </w:p>
    <w:p w:rsidR="00000000" w:rsidDel="00000000" w:rsidP="00000000" w:rsidRDefault="00000000" w:rsidRPr="00000000" w14:paraId="0000004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desarrollar el software Sabor Express, con el cual pretendemos mejorar y agilizar la gestión de La Barra del Sabor, usaremos la metodología ágil Scrum. Esta metodología de desarrollo es ideal para nosotros ya que nos da una mayor flexibilidad, nos permite hacer avances rápidamente y poder adaptarnos a los cambios que pueden surgir durante la etapa de desarrollo.</w:t>
      </w:r>
    </w:p>
    <w:p w:rsidR="00000000" w:rsidDel="00000000" w:rsidP="00000000" w:rsidRDefault="00000000" w:rsidRPr="00000000" w14:paraId="0000004B">
      <w:pPr>
        <w:pStyle w:val="Heading2"/>
        <w:rPr>
          <w:highlight w:val="white"/>
        </w:rPr>
      </w:pPr>
      <w:bookmarkStart w:colFirst="0" w:colLast="0" w:name="_heading=h.ghz4qctoprds" w:id="5"/>
      <w:bookmarkEnd w:id="5"/>
      <w:r w:rsidDel="00000000" w:rsidR="00000000" w:rsidRPr="00000000">
        <w:rPr>
          <w:highlight w:val="white"/>
          <w:rtl w:val="0"/>
        </w:rPr>
        <w:t xml:space="preserve">1.5 Alcance el proyecto</w:t>
      </w:r>
    </w:p>
    <w:p w:rsidR="00000000" w:rsidDel="00000000" w:rsidP="00000000" w:rsidRDefault="00000000" w:rsidRPr="00000000" w14:paraId="0000004C">
      <w:pPr>
        <w:spacing w:after="280" w:before="2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abarca:</w:t>
      </w:r>
    </w:p>
    <w:p w:rsidR="00000000" w:rsidDel="00000000" w:rsidP="00000000" w:rsidRDefault="00000000" w:rsidRPr="00000000" w14:paraId="0000004D">
      <w:pPr>
        <w:numPr>
          <w:ilvl w:val="0"/>
          <w:numId w:val="20"/>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Gestión de los pedidos locales con comunicación entre mesero - cocina.</w:t>
      </w:r>
    </w:p>
    <w:p w:rsidR="00000000" w:rsidDel="00000000" w:rsidP="00000000" w:rsidRDefault="00000000" w:rsidRPr="00000000" w14:paraId="0000004E">
      <w:pPr>
        <w:numPr>
          <w:ilvl w:val="0"/>
          <w:numId w:val="20"/>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Pedidos en línea o a domicilio con actualizaciones a los clientes.</w:t>
      </w:r>
    </w:p>
    <w:p w:rsidR="00000000" w:rsidDel="00000000" w:rsidP="00000000" w:rsidRDefault="00000000" w:rsidRPr="00000000" w14:paraId="0000004F">
      <w:pPr>
        <w:numPr>
          <w:ilvl w:val="0"/>
          <w:numId w:val="20"/>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Pagos en efectivo, tarjeta, transferencia y otros.</w:t>
      </w:r>
    </w:p>
    <w:p w:rsidR="00000000" w:rsidDel="00000000" w:rsidP="00000000" w:rsidRDefault="00000000" w:rsidRPr="00000000" w14:paraId="00000050">
      <w:pPr>
        <w:numPr>
          <w:ilvl w:val="0"/>
          <w:numId w:val="20"/>
        </w:numPr>
        <w:spacing w:after="28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Sistema de fidelización de clientes con puntos, descuentos y promociones.</w:t>
      </w:r>
    </w:p>
    <w:p w:rsidR="00000000" w:rsidDel="00000000" w:rsidP="00000000" w:rsidRDefault="00000000" w:rsidRPr="00000000" w14:paraId="00000051">
      <w:pPr>
        <w:spacing w:after="28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Restricciones del sistema</w:t>
      </w:r>
    </w:p>
    <w:p w:rsidR="00000000" w:rsidDel="00000000" w:rsidP="00000000" w:rsidRDefault="00000000" w:rsidRPr="00000000" w14:paraId="00000052">
      <w:pPr>
        <w:numPr>
          <w:ilvl w:val="0"/>
          <w:numId w:val="7"/>
        </w:numPr>
        <w:pBdr>
          <w:top w:space="0" w:sz="0" w:val="nil"/>
          <w:left w:space="0" w:sz="0" w:val="nil"/>
          <w:bottom w:space="0" w:sz="0" w:val="nil"/>
          <w:right w:space="0" w:sz="0" w:val="nil"/>
          <w:between w:space="0" w:sz="0" w:val="nil"/>
        </w:pBdr>
        <w:spacing w:after="0" w:lineRule="auto"/>
        <w:ind w:left="108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El sistema será una aplicación web </w:t>
      </w:r>
    </w:p>
    <w:p w:rsidR="00000000" w:rsidDel="00000000" w:rsidP="00000000" w:rsidRDefault="00000000" w:rsidRPr="00000000" w14:paraId="00000053">
      <w:pPr>
        <w:numPr>
          <w:ilvl w:val="0"/>
          <w:numId w:val="7"/>
        </w:numPr>
        <w:pBdr>
          <w:top w:space="0" w:sz="0" w:val="nil"/>
          <w:left w:space="0" w:sz="0" w:val="nil"/>
          <w:bottom w:space="0" w:sz="0" w:val="nil"/>
          <w:right w:space="0" w:sz="0" w:val="nil"/>
          <w:between w:space="0" w:sz="0" w:val="nil"/>
        </w:pBdr>
        <w:spacing w:after="0" w:lineRule="auto"/>
        <w:ind w:left="108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Usará HTML, CSS, JavaScript y MySQL </w:t>
      </w:r>
    </w:p>
    <w:p w:rsidR="00000000" w:rsidDel="00000000" w:rsidP="00000000" w:rsidRDefault="00000000" w:rsidRPr="00000000" w14:paraId="00000054">
      <w:pPr>
        <w:numPr>
          <w:ilvl w:val="0"/>
          <w:numId w:val="7"/>
        </w:numPr>
        <w:pBdr>
          <w:top w:space="0" w:sz="0" w:val="nil"/>
          <w:left w:space="0" w:sz="0" w:val="nil"/>
          <w:bottom w:space="0" w:sz="0" w:val="nil"/>
          <w:right w:space="0" w:sz="0" w:val="nil"/>
          <w:between w:space="0" w:sz="0" w:val="nil"/>
        </w:pBdr>
        <w:spacing w:after="0" w:lineRule="auto"/>
        <w:ind w:left="108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Requiere conexión a internet </w:t>
      </w:r>
    </w:p>
    <w:p w:rsidR="00000000" w:rsidDel="00000000" w:rsidP="00000000" w:rsidRDefault="00000000" w:rsidRPr="00000000" w14:paraId="00000055">
      <w:pPr>
        <w:numPr>
          <w:ilvl w:val="0"/>
          <w:numId w:val="7"/>
        </w:numPr>
        <w:pBdr>
          <w:top w:space="0" w:sz="0" w:val="nil"/>
          <w:left w:space="0" w:sz="0" w:val="nil"/>
          <w:bottom w:space="0" w:sz="0" w:val="nil"/>
          <w:right w:space="0" w:sz="0" w:val="nil"/>
          <w:between w:space="0" w:sz="0" w:val="nil"/>
        </w:pBdr>
        <w:spacing w:after="280" w:lineRule="auto"/>
        <w:ind w:left="108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Compatible con Chrome, Firefox y Edge</w:t>
      </w:r>
    </w:p>
    <w:p w:rsidR="00000000" w:rsidDel="00000000" w:rsidP="00000000" w:rsidRDefault="00000000" w:rsidRPr="00000000" w14:paraId="00000056">
      <w:pPr>
        <w:pStyle w:val="Heading2"/>
        <w:rPr/>
      </w:pPr>
      <w:bookmarkStart w:colFirst="0" w:colLast="0" w:name="_heading=h.f7h2fbfpp5ms" w:id="6"/>
      <w:bookmarkEnd w:id="6"/>
      <w:r w:rsidDel="00000000" w:rsidR="00000000" w:rsidRPr="00000000">
        <w:rPr>
          <w:rtl w:val="0"/>
        </w:rPr>
        <w:t xml:space="preserve">1.6 Marco teórico</w:t>
      </w:r>
    </w:p>
    <w:p w:rsidR="00000000" w:rsidDel="00000000" w:rsidP="00000000" w:rsidRDefault="00000000" w:rsidRPr="00000000" w14:paraId="00000057">
      <w:pPr>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El desarrollo de software de gestión en restaurantes mejorara la eficiencia operativa del restaurante y la satisfacción del cliente. Los sistemas actuales cuentan con menús digitales, control de insumos en tiempo real y canales de venta en línea.</w:t>
      </w:r>
      <w:r w:rsidDel="00000000" w:rsidR="00000000" w:rsidRPr="00000000">
        <w:rPr>
          <w:rtl w:val="0"/>
        </w:rPr>
      </w:r>
    </w:p>
    <w:p w:rsidR="00000000" w:rsidDel="00000000" w:rsidP="00000000" w:rsidRDefault="00000000" w:rsidRPr="00000000" w14:paraId="00000058">
      <w:pPr>
        <w:pStyle w:val="Heading2"/>
        <w:rPr/>
      </w:pPr>
      <w:bookmarkStart w:colFirst="0" w:colLast="0" w:name="_heading=h.12x1dsnawtnh" w:id="7"/>
      <w:bookmarkEnd w:id="7"/>
      <w:r w:rsidDel="00000000" w:rsidR="00000000" w:rsidRPr="00000000">
        <w:rPr>
          <w:rtl w:val="0"/>
        </w:rPr>
        <w:t xml:space="preserve">1.7 Solución</w:t>
      </w:r>
    </w:p>
    <w:p w:rsidR="00000000" w:rsidDel="00000000" w:rsidP="00000000" w:rsidRDefault="00000000" w:rsidRPr="00000000" w14:paraId="00000059">
      <w:pPr>
        <w:pBdr>
          <w:top w:space="0" w:sz="0" w:val="nil"/>
          <w:left w:space="0" w:sz="0" w:val="nil"/>
          <w:bottom w:space="0" w:sz="0" w:val="nil"/>
          <w:right w:space="0" w:sz="0" w:val="nil"/>
          <w:between w:space="0" w:sz="0" w:val="nil"/>
        </w:pBd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Implementar el software Sabor Express, permitirá:</w:t>
      </w:r>
    </w:p>
    <w:p w:rsidR="00000000" w:rsidDel="00000000" w:rsidP="00000000" w:rsidRDefault="00000000" w:rsidRPr="00000000" w14:paraId="0000005A">
      <w:pPr>
        <w:pBdr>
          <w:top w:space="0" w:sz="0" w:val="nil"/>
          <w:left w:space="0" w:sz="0" w:val="nil"/>
          <w:bottom w:space="0" w:sz="0" w:val="nil"/>
          <w:right w:space="0" w:sz="0" w:val="nil"/>
          <w:between w:space="0" w:sz="0" w:val="nil"/>
        </w:pBdr>
        <w:ind w:left="720" w:firstLine="0"/>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5B">
      <w:pPr>
        <w:numPr>
          <w:ilvl w:val="0"/>
          <w:numId w:val="27"/>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Menú digital con precios e imágenes actualizados.</w:t>
      </w:r>
    </w:p>
    <w:p w:rsidR="00000000" w:rsidDel="00000000" w:rsidP="00000000" w:rsidRDefault="00000000" w:rsidRPr="00000000" w14:paraId="0000005C">
      <w:pPr>
        <w:numPr>
          <w:ilvl w:val="0"/>
          <w:numId w:val="27"/>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Pedidos desde cualquier dispositivo.</w:t>
      </w:r>
    </w:p>
    <w:p w:rsidR="00000000" w:rsidDel="00000000" w:rsidP="00000000" w:rsidRDefault="00000000" w:rsidRPr="00000000" w14:paraId="0000005D">
      <w:pPr>
        <w:numPr>
          <w:ilvl w:val="0"/>
          <w:numId w:val="27"/>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Chat Bot para la atención de clientes en línea.</w:t>
      </w:r>
    </w:p>
    <w:p w:rsidR="00000000" w:rsidDel="00000000" w:rsidP="00000000" w:rsidRDefault="00000000" w:rsidRPr="00000000" w14:paraId="0000005E">
      <w:pPr>
        <w:numPr>
          <w:ilvl w:val="0"/>
          <w:numId w:val="27"/>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Reportes de ventas para administradores.</w:t>
      </w:r>
    </w:p>
    <w:p w:rsidR="00000000" w:rsidDel="00000000" w:rsidP="00000000" w:rsidRDefault="00000000" w:rsidRPr="00000000" w14:paraId="0000005F">
      <w:pPr>
        <w:pBdr>
          <w:top w:space="0" w:sz="0" w:val="nil"/>
          <w:left w:space="0" w:sz="0" w:val="nil"/>
          <w:bottom w:space="0" w:sz="0" w:val="nil"/>
          <w:right w:space="0" w:sz="0" w:val="nil"/>
          <w:between w:space="0" w:sz="0" w:val="nil"/>
        </w:pBdr>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60">
      <w:pPr>
        <w:pStyle w:val="Heading2"/>
        <w:rPr/>
      </w:pPr>
      <w:bookmarkStart w:colFirst="0" w:colLast="0" w:name="_heading=h.4gad3e1ptu4j" w:id="8"/>
      <w:bookmarkEnd w:id="8"/>
      <w:r w:rsidDel="00000000" w:rsidR="00000000" w:rsidRPr="00000000">
        <w:rPr>
          <w:rtl w:val="0"/>
        </w:rPr>
        <w:t xml:space="preserve">1.8 Personal involucrado</w:t>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0" w:lineRule="auto"/>
        <w:ind w:left="600" w:firstLine="0"/>
        <w:rPr>
          <w:rFonts w:ascii="Calibri" w:cs="Calibri" w:eastAsia="Calibri" w:hAnsi="Calibri"/>
          <w:color w:val="000000"/>
          <w:sz w:val="24"/>
          <w:szCs w:val="24"/>
        </w:rPr>
      </w:pPr>
      <w:r w:rsidDel="00000000" w:rsidR="00000000" w:rsidRPr="00000000">
        <w:rPr>
          <w:rtl w:val="0"/>
        </w:rPr>
      </w:r>
    </w:p>
    <w:tbl>
      <w:tblPr>
        <w:tblStyle w:val="Table1"/>
        <w:tblW w:w="8004.0" w:type="dxa"/>
        <w:jc w:val="center"/>
        <w:tblBorders>
          <w:top w:color="000001" w:space="0" w:sz="4" w:val="single"/>
          <w:left w:color="000001" w:space="0" w:sz="4" w:val="single"/>
          <w:bottom w:color="000001" w:space="0" w:sz="4" w:val="single"/>
          <w:right w:color="000001" w:space="0" w:sz="4" w:val="single"/>
        </w:tblBorders>
        <w:tblLayout w:type="fixed"/>
        <w:tblLook w:val="0000"/>
      </w:tblPr>
      <w:tblGrid>
        <w:gridCol w:w="2671"/>
        <w:gridCol w:w="5333"/>
        <w:tblGridChange w:id="0">
          <w:tblGrid>
            <w:gridCol w:w="2671"/>
            <w:gridCol w:w="5333"/>
          </w:tblGrid>
        </w:tblGridChange>
      </w:tblGrid>
      <w:tr>
        <w:trPr>
          <w:cantSplit w:val="0"/>
          <w:trHeight w:val="451" w:hRule="atLeast"/>
          <w:tblHeader w:val="0"/>
        </w:trPr>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62">
            <w:pPr>
              <w:pBdr>
                <w:top w:space="0" w:sz="0" w:val="nil"/>
                <w:left w:space="0" w:sz="0" w:val="nil"/>
                <w:bottom w:space="0" w:sz="0" w:val="nil"/>
                <w:right w:space="0" w:sz="0" w:val="nil"/>
                <w:between w:space="0" w:sz="0" w:val="nil"/>
              </w:pBdr>
              <w:tabs>
                <w:tab w:val="left" w:leader="none" w:pos="709"/>
              </w:tabs>
              <w:spacing w:after="0" w:lineRule="auto"/>
              <w:jc w:val="both"/>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Nombre</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63">
            <w:pPr>
              <w:pBdr>
                <w:top w:space="0" w:sz="0" w:val="nil"/>
                <w:left w:space="0" w:sz="0" w:val="nil"/>
                <w:bottom w:space="0" w:sz="0" w:val="nil"/>
                <w:right w:space="0" w:sz="0" w:val="nil"/>
                <w:between w:space="0" w:sz="0" w:val="nil"/>
              </w:pBdr>
              <w:tabs>
                <w:tab w:val="left" w:leader="none" w:pos="709"/>
              </w:tabs>
              <w:spacing w:after="0" w:lineRule="auto"/>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Juan Manuel Pérez Contreras</w:t>
            </w:r>
          </w:p>
        </w:tc>
      </w:tr>
      <w:tr>
        <w:trPr>
          <w:cantSplit w:val="0"/>
          <w:trHeight w:val="451" w:hRule="atLeast"/>
          <w:tblHeader w:val="0"/>
        </w:trPr>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64">
            <w:pPr>
              <w:pBdr>
                <w:top w:space="0" w:sz="0" w:val="nil"/>
                <w:left w:space="0" w:sz="0" w:val="nil"/>
                <w:bottom w:space="0" w:sz="0" w:val="nil"/>
                <w:right w:space="0" w:sz="0" w:val="nil"/>
                <w:between w:space="0" w:sz="0" w:val="nil"/>
              </w:pBdr>
              <w:tabs>
                <w:tab w:val="left" w:leader="none" w:pos="709"/>
              </w:tabs>
              <w:spacing w:after="0" w:lineRule="auto"/>
              <w:jc w:val="both"/>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Rol</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65">
            <w:pPr>
              <w:pBdr>
                <w:top w:space="0" w:sz="0" w:val="nil"/>
                <w:left w:space="0" w:sz="0" w:val="nil"/>
                <w:bottom w:space="0" w:sz="0" w:val="nil"/>
                <w:right w:space="0" w:sz="0" w:val="nil"/>
                <w:between w:space="0" w:sz="0" w:val="nil"/>
              </w:pBdr>
              <w:tabs>
                <w:tab w:val="left" w:leader="none" w:pos="709"/>
              </w:tabs>
              <w:spacing w:after="0" w:lineRule="auto"/>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Analista, diseñador y programador</w:t>
            </w:r>
          </w:p>
        </w:tc>
      </w:tr>
      <w:tr>
        <w:trPr>
          <w:cantSplit w:val="0"/>
          <w:trHeight w:val="451" w:hRule="atLeast"/>
          <w:tblHeader w:val="0"/>
        </w:trPr>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66">
            <w:pPr>
              <w:pBdr>
                <w:top w:space="0" w:sz="0" w:val="nil"/>
                <w:left w:space="0" w:sz="0" w:val="nil"/>
                <w:bottom w:space="0" w:sz="0" w:val="nil"/>
                <w:right w:space="0" w:sz="0" w:val="nil"/>
                <w:between w:space="0" w:sz="0" w:val="nil"/>
              </w:pBdr>
              <w:tabs>
                <w:tab w:val="left" w:leader="none" w:pos="709"/>
              </w:tabs>
              <w:spacing w:after="0" w:lineRule="auto"/>
              <w:jc w:val="both"/>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Categoría Profesional</w:t>
            </w:r>
          </w:p>
        </w:tc>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67">
            <w:pPr>
              <w:pBdr>
                <w:top w:space="0" w:sz="0" w:val="nil"/>
                <w:left w:space="0" w:sz="0" w:val="nil"/>
                <w:bottom w:space="0" w:sz="0" w:val="nil"/>
                <w:right w:space="0" w:sz="0" w:val="nil"/>
                <w:between w:space="0" w:sz="0" w:val="nil"/>
              </w:pBdr>
              <w:tabs>
                <w:tab w:val="left" w:leader="none" w:pos="709"/>
              </w:tabs>
              <w:spacing w:after="0" w:lineRule="auto"/>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Tecnólogo ADSO</w:t>
            </w:r>
          </w:p>
        </w:tc>
      </w:tr>
      <w:tr>
        <w:trPr>
          <w:cantSplit w:val="0"/>
          <w:trHeight w:val="489" w:hRule="atLeast"/>
          <w:tblHeader w:val="0"/>
        </w:trPr>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68">
            <w:pPr>
              <w:pBdr>
                <w:top w:space="0" w:sz="0" w:val="nil"/>
                <w:left w:space="0" w:sz="0" w:val="nil"/>
                <w:bottom w:space="0" w:sz="0" w:val="nil"/>
                <w:right w:space="0" w:sz="0" w:val="nil"/>
                <w:between w:space="0" w:sz="0" w:val="nil"/>
              </w:pBdr>
              <w:tabs>
                <w:tab w:val="left" w:leader="none" w:pos="709"/>
              </w:tabs>
              <w:spacing w:after="0" w:lineRule="auto"/>
              <w:jc w:val="both"/>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Responsabilidad</w:t>
            </w:r>
          </w:p>
        </w:tc>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69">
            <w:pPr>
              <w:pBdr>
                <w:top w:space="0" w:sz="0" w:val="nil"/>
                <w:left w:space="0" w:sz="0" w:val="nil"/>
                <w:bottom w:space="0" w:sz="0" w:val="nil"/>
                <w:right w:space="0" w:sz="0" w:val="nil"/>
                <w:between w:space="0" w:sz="0" w:val="nil"/>
              </w:pBdr>
              <w:tabs>
                <w:tab w:val="left" w:leader="none" w:pos="709"/>
              </w:tabs>
              <w:spacing w:after="0" w:lineRule="auto"/>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Análisis de información, diseño y programación</w:t>
            </w:r>
          </w:p>
        </w:tc>
      </w:tr>
      <w:tr>
        <w:trPr>
          <w:cantSplit w:val="0"/>
          <w:trHeight w:val="413" w:hRule="atLeast"/>
          <w:tblHeader w:val="0"/>
        </w:trPr>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6A">
            <w:pPr>
              <w:pBdr>
                <w:top w:space="0" w:sz="0" w:val="nil"/>
                <w:left w:space="0" w:sz="0" w:val="nil"/>
                <w:bottom w:space="0" w:sz="0" w:val="nil"/>
                <w:right w:space="0" w:sz="0" w:val="nil"/>
                <w:between w:space="0" w:sz="0" w:val="nil"/>
              </w:pBdr>
              <w:tabs>
                <w:tab w:val="left" w:leader="none" w:pos="709"/>
              </w:tabs>
              <w:spacing w:after="0" w:lineRule="auto"/>
              <w:jc w:val="both"/>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Información de contacto</w:t>
            </w:r>
          </w:p>
        </w:tc>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6B">
            <w:pPr>
              <w:pBdr>
                <w:top w:space="0" w:sz="0" w:val="nil"/>
                <w:left w:space="0" w:sz="0" w:val="nil"/>
                <w:bottom w:space="0" w:sz="0" w:val="nil"/>
                <w:right w:space="0" w:sz="0" w:val="nil"/>
                <w:between w:space="0" w:sz="0" w:val="nil"/>
              </w:pBdr>
              <w:tabs>
                <w:tab w:val="left" w:leader="none" w:pos="709"/>
              </w:tabs>
              <w:spacing w:after="0" w:lineRule="auto"/>
              <w:jc w:val="both"/>
              <w:rPr>
                <w:rFonts w:ascii="Calibri" w:cs="Calibri" w:eastAsia="Calibri" w:hAnsi="Calibri"/>
                <w:color w:val="0070c0"/>
                <w:sz w:val="24"/>
                <w:szCs w:val="24"/>
              </w:rPr>
            </w:pPr>
            <w:r w:rsidDel="00000000" w:rsidR="00000000" w:rsidRPr="00000000">
              <w:rPr>
                <w:rFonts w:ascii="Calibri" w:cs="Calibri" w:eastAsia="Calibri" w:hAnsi="Calibri"/>
                <w:color w:val="0070c0"/>
                <w:sz w:val="24"/>
                <w:szCs w:val="24"/>
                <w:rtl w:val="0"/>
              </w:rPr>
              <w:t xml:space="preserve">Juanmanuelp.c04@gmail.com</w:t>
            </w:r>
          </w:p>
        </w:tc>
      </w:tr>
    </w:tbl>
    <w:p w:rsidR="00000000" w:rsidDel="00000000" w:rsidP="00000000" w:rsidRDefault="00000000" w:rsidRPr="00000000" w14:paraId="0000006C">
      <w:pPr>
        <w:widowControl w:val="0"/>
        <w:pBdr>
          <w:top w:space="0" w:sz="0" w:val="nil"/>
          <w:left w:space="0" w:sz="0" w:val="nil"/>
          <w:bottom w:space="0" w:sz="0" w:val="nil"/>
          <w:right w:space="0" w:sz="0" w:val="nil"/>
          <w:between w:space="0" w:sz="0" w:val="nil"/>
        </w:pBdr>
        <w:spacing w:after="0" w:lineRule="auto"/>
        <w:rPr>
          <w:rFonts w:ascii="Calibri" w:cs="Calibri" w:eastAsia="Calibri" w:hAnsi="Calibri"/>
          <w:color w:val="000000"/>
          <w:sz w:val="24"/>
          <w:szCs w:val="24"/>
        </w:rPr>
      </w:pPr>
      <w:r w:rsidDel="00000000" w:rsidR="00000000" w:rsidRPr="00000000">
        <w:rPr>
          <w:rtl w:val="0"/>
        </w:rPr>
      </w:r>
    </w:p>
    <w:tbl>
      <w:tblPr>
        <w:tblStyle w:val="Table2"/>
        <w:tblW w:w="8113.0" w:type="dxa"/>
        <w:jc w:val="center"/>
        <w:tblBorders>
          <w:top w:color="000001" w:space="0" w:sz="4" w:val="single"/>
          <w:left w:color="000001" w:space="0" w:sz="4" w:val="single"/>
          <w:bottom w:color="000001" w:space="0" w:sz="4" w:val="single"/>
          <w:right w:color="000001" w:space="0" w:sz="4" w:val="single"/>
        </w:tblBorders>
        <w:tblLayout w:type="fixed"/>
        <w:tblLook w:val="0000"/>
      </w:tblPr>
      <w:tblGrid>
        <w:gridCol w:w="2707"/>
        <w:gridCol w:w="5406"/>
        <w:tblGridChange w:id="0">
          <w:tblGrid>
            <w:gridCol w:w="2707"/>
            <w:gridCol w:w="5406"/>
          </w:tblGrid>
        </w:tblGridChange>
      </w:tblGrid>
      <w:tr>
        <w:trPr>
          <w:cantSplit w:val="0"/>
          <w:trHeight w:val="493" w:hRule="atLeast"/>
          <w:tblHeader w:val="0"/>
        </w:trPr>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6D">
            <w:pPr>
              <w:pBdr>
                <w:top w:space="0" w:sz="0" w:val="nil"/>
                <w:left w:space="0" w:sz="0" w:val="nil"/>
                <w:bottom w:space="0" w:sz="0" w:val="nil"/>
                <w:right w:space="0" w:sz="0" w:val="nil"/>
                <w:between w:space="0" w:sz="0" w:val="nil"/>
              </w:pBdr>
              <w:tabs>
                <w:tab w:val="left" w:leader="none" w:pos="709"/>
              </w:tabs>
              <w:spacing w:after="0" w:lineRule="auto"/>
              <w:jc w:val="both"/>
              <w:rPr>
                <w:rFonts w:ascii="Calibri" w:cs="Calibri" w:eastAsia="Calibri" w:hAnsi="Calibri"/>
                <w:color w:val="000000"/>
                <w:sz w:val="24"/>
                <w:szCs w:val="24"/>
              </w:rPr>
            </w:pPr>
            <w:bookmarkStart w:colFirst="0" w:colLast="0" w:name="_heading=h.un2blffyp5bh" w:id="9"/>
            <w:bookmarkEnd w:id="9"/>
            <w:r w:rsidDel="00000000" w:rsidR="00000000" w:rsidRPr="00000000">
              <w:rPr>
                <w:rFonts w:ascii="Calibri" w:cs="Calibri" w:eastAsia="Calibri" w:hAnsi="Calibri"/>
                <w:b w:val="1"/>
                <w:bCs w:val="1"/>
                <w:color w:val="000000"/>
                <w:sz w:val="24"/>
                <w:szCs w:val="24"/>
                <w:rtl w:val="0"/>
              </w:rPr>
              <w:t xml:space="preserve">Nombre</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6E">
            <w:pPr>
              <w:pBdr>
                <w:top w:space="0" w:sz="0" w:val="nil"/>
                <w:left w:space="0" w:sz="0" w:val="nil"/>
                <w:bottom w:space="0" w:sz="0" w:val="nil"/>
                <w:right w:space="0" w:sz="0" w:val="nil"/>
                <w:between w:space="0" w:sz="0" w:val="nil"/>
              </w:pBdr>
              <w:tabs>
                <w:tab w:val="left" w:leader="none" w:pos="709"/>
              </w:tabs>
              <w:spacing w:after="0" w:lineRule="auto"/>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Yilmer Nicolas Nieto Buitrago</w:t>
            </w:r>
          </w:p>
        </w:tc>
      </w:tr>
      <w:tr>
        <w:trPr>
          <w:cantSplit w:val="0"/>
          <w:trHeight w:val="493" w:hRule="atLeast"/>
          <w:tblHeader w:val="0"/>
        </w:trPr>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6F">
            <w:pPr>
              <w:pBdr>
                <w:top w:space="0" w:sz="0" w:val="nil"/>
                <w:left w:space="0" w:sz="0" w:val="nil"/>
                <w:bottom w:space="0" w:sz="0" w:val="nil"/>
                <w:right w:space="0" w:sz="0" w:val="nil"/>
                <w:between w:space="0" w:sz="0" w:val="nil"/>
              </w:pBdr>
              <w:tabs>
                <w:tab w:val="left" w:leader="none" w:pos="709"/>
              </w:tabs>
              <w:spacing w:after="0" w:lineRule="auto"/>
              <w:jc w:val="both"/>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Rol</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70">
            <w:pPr>
              <w:pBdr>
                <w:top w:space="0" w:sz="0" w:val="nil"/>
                <w:left w:space="0" w:sz="0" w:val="nil"/>
                <w:bottom w:space="0" w:sz="0" w:val="nil"/>
                <w:right w:space="0" w:sz="0" w:val="nil"/>
                <w:between w:space="0" w:sz="0" w:val="nil"/>
              </w:pBdr>
              <w:tabs>
                <w:tab w:val="left" w:leader="none" w:pos="709"/>
              </w:tabs>
              <w:spacing w:after="0" w:lineRule="auto"/>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Analista, diseñador y programador</w:t>
            </w:r>
          </w:p>
        </w:tc>
      </w:tr>
      <w:tr>
        <w:trPr>
          <w:cantSplit w:val="0"/>
          <w:trHeight w:val="493" w:hRule="atLeast"/>
          <w:tblHeader w:val="0"/>
        </w:trPr>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71">
            <w:pPr>
              <w:pBdr>
                <w:top w:space="0" w:sz="0" w:val="nil"/>
                <w:left w:space="0" w:sz="0" w:val="nil"/>
                <w:bottom w:space="0" w:sz="0" w:val="nil"/>
                <w:right w:space="0" w:sz="0" w:val="nil"/>
                <w:between w:space="0" w:sz="0" w:val="nil"/>
              </w:pBdr>
              <w:tabs>
                <w:tab w:val="left" w:leader="none" w:pos="709"/>
              </w:tabs>
              <w:spacing w:after="0" w:lineRule="auto"/>
              <w:jc w:val="both"/>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Categoría Profesional</w:t>
            </w:r>
          </w:p>
        </w:tc>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72">
            <w:pPr>
              <w:pBdr>
                <w:top w:space="0" w:sz="0" w:val="nil"/>
                <w:left w:space="0" w:sz="0" w:val="nil"/>
                <w:bottom w:space="0" w:sz="0" w:val="nil"/>
                <w:right w:space="0" w:sz="0" w:val="nil"/>
                <w:between w:space="0" w:sz="0" w:val="nil"/>
              </w:pBdr>
              <w:tabs>
                <w:tab w:val="left" w:leader="none" w:pos="709"/>
              </w:tabs>
              <w:spacing w:after="0" w:lineRule="auto"/>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Tecnólogo ADSO</w:t>
            </w:r>
          </w:p>
        </w:tc>
      </w:tr>
      <w:tr>
        <w:trPr>
          <w:cantSplit w:val="0"/>
          <w:trHeight w:val="534" w:hRule="atLeast"/>
          <w:tblHeader w:val="0"/>
        </w:trPr>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73">
            <w:pPr>
              <w:pBdr>
                <w:top w:space="0" w:sz="0" w:val="nil"/>
                <w:left w:space="0" w:sz="0" w:val="nil"/>
                <w:bottom w:space="0" w:sz="0" w:val="nil"/>
                <w:right w:space="0" w:sz="0" w:val="nil"/>
                <w:between w:space="0" w:sz="0" w:val="nil"/>
              </w:pBdr>
              <w:tabs>
                <w:tab w:val="left" w:leader="none" w:pos="709"/>
              </w:tabs>
              <w:spacing w:after="0" w:lineRule="auto"/>
              <w:jc w:val="both"/>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Responsabilidad</w:t>
            </w:r>
          </w:p>
        </w:tc>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74">
            <w:pPr>
              <w:pBdr>
                <w:top w:space="0" w:sz="0" w:val="nil"/>
                <w:left w:space="0" w:sz="0" w:val="nil"/>
                <w:bottom w:space="0" w:sz="0" w:val="nil"/>
                <w:right w:space="0" w:sz="0" w:val="nil"/>
                <w:between w:space="0" w:sz="0" w:val="nil"/>
              </w:pBdr>
              <w:tabs>
                <w:tab w:val="left" w:leader="none" w:pos="709"/>
              </w:tabs>
              <w:spacing w:after="0" w:lineRule="auto"/>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Análisis de información, diseño y programación.</w:t>
            </w:r>
          </w:p>
        </w:tc>
      </w:tr>
      <w:tr>
        <w:trPr>
          <w:cantSplit w:val="0"/>
          <w:trHeight w:val="452" w:hRule="atLeast"/>
          <w:tblHeader w:val="0"/>
        </w:trPr>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75">
            <w:pPr>
              <w:pBdr>
                <w:top w:space="0" w:sz="0" w:val="nil"/>
                <w:left w:space="0" w:sz="0" w:val="nil"/>
                <w:bottom w:space="0" w:sz="0" w:val="nil"/>
                <w:right w:space="0" w:sz="0" w:val="nil"/>
                <w:between w:space="0" w:sz="0" w:val="nil"/>
              </w:pBdr>
              <w:tabs>
                <w:tab w:val="left" w:leader="none" w:pos="709"/>
              </w:tabs>
              <w:spacing w:after="0" w:lineRule="auto"/>
              <w:jc w:val="both"/>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Información de contacto</w:t>
            </w:r>
          </w:p>
        </w:tc>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76">
            <w:pPr>
              <w:pBdr>
                <w:top w:space="0" w:sz="0" w:val="nil"/>
                <w:left w:space="0" w:sz="0" w:val="nil"/>
                <w:bottom w:space="0" w:sz="0" w:val="nil"/>
                <w:right w:space="0" w:sz="0" w:val="nil"/>
                <w:between w:space="0" w:sz="0" w:val="nil"/>
              </w:pBdr>
              <w:tabs>
                <w:tab w:val="left" w:leader="none" w:pos="709"/>
              </w:tabs>
              <w:spacing w:after="0" w:lineRule="auto"/>
              <w:jc w:val="both"/>
              <w:rPr>
                <w:rFonts w:ascii="Calibri" w:cs="Calibri" w:eastAsia="Calibri" w:hAnsi="Calibri"/>
                <w:color w:val="0070c0"/>
                <w:sz w:val="24"/>
                <w:szCs w:val="24"/>
              </w:rPr>
            </w:pPr>
            <w:r w:rsidDel="00000000" w:rsidR="00000000" w:rsidRPr="00000000">
              <w:rPr>
                <w:rFonts w:ascii="Calibri" w:cs="Calibri" w:eastAsia="Calibri" w:hAnsi="Calibri"/>
                <w:color w:val="0070c0"/>
                <w:sz w:val="24"/>
                <w:szCs w:val="24"/>
                <w:rtl w:val="0"/>
              </w:rPr>
              <w:t xml:space="preserve">yilmernicolasnietobuitrago@gmail.com</w:t>
            </w:r>
          </w:p>
        </w:tc>
      </w:tr>
    </w:tbl>
    <w:p w:rsidR="00000000" w:rsidDel="00000000" w:rsidP="00000000" w:rsidRDefault="00000000" w:rsidRPr="00000000" w14:paraId="00000077">
      <w:pPr>
        <w:widowControl w:val="0"/>
        <w:pBdr>
          <w:top w:space="0" w:sz="0" w:val="nil"/>
          <w:left w:space="0" w:sz="0" w:val="nil"/>
          <w:bottom w:space="0" w:sz="0" w:val="nil"/>
          <w:right w:space="0" w:sz="0" w:val="nil"/>
          <w:between w:space="0" w:sz="0" w:val="nil"/>
        </w:pBdr>
        <w:spacing w:after="0" w:lineRule="auto"/>
        <w:ind w:left="708" w:firstLine="0"/>
        <w:rPr>
          <w:rFonts w:ascii="Calibri" w:cs="Calibri" w:eastAsia="Calibri" w:hAnsi="Calibri"/>
          <w:color w:val="000000"/>
          <w:sz w:val="24"/>
          <w:szCs w:val="24"/>
        </w:rPr>
      </w:pPr>
      <w:r w:rsidDel="00000000" w:rsidR="00000000" w:rsidRPr="00000000">
        <w:rPr>
          <w:rtl w:val="0"/>
        </w:rPr>
      </w:r>
    </w:p>
    <w:tbl>
      <w:tblPr>
        <w:tblStyle w:val="Table3"/>
        <w:tblW w:w="8113.0" w:type="dxa"/>
        <w:jc w:val="center"/>
        <w:tblBorders>
          <w:top w:color="000001" w:space="0" w:sz="4" w:val="single"/>
          <w:left w:color="000001" w:space="0" w:sz="4" w:val="single"/>
          <w:bottom w:color="000001" w:space="0" w:sz="4" w:val="single"/>
          <w:right w:color="000001" w:space="0" w:sz="4" w:val="single"/>
        </w:tblBorders>
        <w:tblLayout w:type="fixed"/>
        <w:tblLook w:val="0000"/>
      </w:tblPr>
      <w:tblGrid>
        <w:gridCol w:w="2707"/>
        <w:gridCol w:w="5406"/>
        <w:tblGridChange w:id="0">
          <w:tblGrid>
            <w:gridCol w:w="2707"/>
            <w:gridCol w:w="5406"/>
          </w:tblGrid>
        </w:tblGridChange>
      </w:tblGrid>
      <w:tr>
        <w:trPr>
          <w:cantSplit w:val="0"/>
          <w:trHeight w:val="493" w:hRule="atLeast"/>
          <w:tblHeader w:val="0"/>
        </w:trPr>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78">
            <w:pPr>
              <w:pBdr>
                <w:top w:space="0" w:sz="0" w:val="nil"/>
                <w:left w:space="0" w:sz="0" w:val="nil"/>
                <w:bottom w:space="0" w:sz="0" w:val="nil"/>
                <w:right w:space="0" w:sz="0" w:val="nil"/>
                <w:between w:space="0" w:sz="0" w:val="nil"/>
              </w:pBdr>
              <w:tabs>
                <w:tab w:val="left" w:leader="none" w:pos="709"/>
              </w:tabs>
              <w:spacing w:after="0" w:lineRule="auto"/>
              <w:jc w:val="both"/>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Nombre</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79">
            <w:pPr>
              <w:pBdr>
                <w:top w:space="0" w:sz="0" w:val="nil"/>
                <w:left w:space="0" w:sz="0" w:val="nil"/>
                <w:bottom w:space="0" w:sz="0" w:val="nil"/>
                <w:right w:space="0" w:sz="0" w:val="nil"/>
                <w:between w:space="0" w:sz="0" w:val="nil"/>
              </w:pBdr>
              <w:tabs>
                <w:tab w:val="left" w:leader="none" w:pos="709"/>
              </w:tabs>
              <w:spacing w:after="0" w:lineRule="auto"/>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Héctor Hernán Díaz Guzmán</w:t>
            </w:r>
          </w:p>
        </w:tc>
      </w:tr>
      <w:tr>
        <w:trPr>
          <w:cantSplit w:val="0"/>
          <w:trHeight w:val="493" w:hRule="atLeast"/>
          <w:tblHeader w:val="0"/>
        </w:trPr>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7A">
            <w:pPr>
              <w:pBdr>
                <w:top w:space="0" w:sz="0" w:val="nil"/>
                <w:left w:space="0" w:sz="0" w:val="nil"/>
                <w:bottom w:space="0" w:sz="0" w:val="nil"/>
                <w:right w:space="0" w:sz="0" w:val="nil"/>
                <w:between w:space="0" w:sz="0" w:val="nil"/>
              </w:pBdr>
              <w:tabs>
                <w:tab w:val="left" w:leader="none" w:pos="709"/>
              </w:tabs>
              <w:spacing w:after="0" w:lineRule="auto"/>
              <w:jc w:val="both"/>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Rol</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7B">
            <w:pPr>
              <w:pBdr>
                <w:top w:space="0" w:sz="0" w:val="nil"/>
                <w:left w:space="0" w:sz="0" w:val="nil"/>
                <w:bottom w:space="0" w:sz="0" w:val="nil"/>
                <w:right w:space="0" w:sz="0" w:val="nil"/>
                <w:between w:space="0" w:sz="0" w:val="nil"/>
              </w:pBdr>
              <w:tabs>
                <w:tab w:val="left" w:leader="none" w:pos="709"/>
              </w:tabs>
              <w:spacing w:after="0" w:lineRule="auto"/>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Analista, diseñador y programador</w:t>
            </w:r>
          </w:p>
        </w:tc>
      </w:tr>
      <w:tr>
        <w:trPr>
          <w:cantSplit w:val="0"/>
          <w:trHeight w:val="493" w:hRule="atLeast"/>
          <w:tblHeader w:val="0"/>
        </w:trPr>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7C">
            <w:pPr>
              <w:pBdr>
                <w:top w:space="0" w:sz="0" w:val="nil"/>
                <w:left w:space="0" w:sz="0" w:val="nil"/>
                <w:bottom w:space="0" w:sz="0" w:val="nil"/>
                <w:right w:space="0" w:sz="0" w:val="nil"/>
                <w:between w:space="0" w:sz="0" w:val="nil"/>
              </w:pBdr>
              <w:tabs>
                <w:tab w:val="left" w:leader="none" w:pos="709"/>
              </w:tabs>
              <w:spacing w:after="0" w:lineRule="auto"/>
              <w:jc w:val="both"/>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Categoría Profesional</w:t>
            </w:r>
          </w:p>
        </w:tc>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7D">
            <w:pPr>
              <w:pBdr>
                <w:top w:space="0" w:sz="0" w:val="nil"/>
                <w:left w:space="0" w:sz="0" w:val="nil"/>
                <w:bottom w:space="0" w:sz="0" w:val="nil"/>
                <w:right w:space="0" w:sz="0" w:val="nil"/>
                <w:between w:space="0" w:sz="0" w:val="nil"/>
              </w:pBdr>
              <w:tabs>
                <w:tab w:val="left" w:leader="none" w:pos="709"/>
              </w:tabs>
              <w:spacing w:after="0" w:lineRule="auto"/>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Tecnólogo ADSO</w:t>
            </w:r>
          </w:p>
        </w:tc>
      </w:tr>
      <w:tr>
        <w:trPr>
          <w:cantSplit w:val="0"/>
          <w:trHeight w:val="534" w:hRule="atLeast"/>
          <w:tblHeader w:val="0"/>
        </w:trPr>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7E">
            <w:pPr>
              <w:pBdr>
                <w:top w:space="0" w:sz="0" w:val="nil"/>
                <w:left w:space="0" w:sz="0" w:val="nil"/>
                <w:bottom w:space="0" w:sz="0" w:val="nil"/>
                <w:right w:space="0" w:sz="0" w:val="nil"/>
                <w:between w:space="0" w:sz="0" w:val="nil"/>
              </w:pBdr>
              <w:tabs>
                <w:tab w:val="left" w:leader="none" w:pos="709"/>
              </w:tabs>
              <w:spacing w:after="0" w:lineRule="auto"/>
              <w:jc w:val="both"/>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Responsabilidad</w:t>
            </w:r>
          </w:p>
        </w:tc>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7F">
            <w:pPr>
              <w:pBdr>
                <w:top w:space="0" w:sz="0" w:val="nil"/>
                <w:left w:space="0" w:sz="0" w:val="nil"/>
                <w:bottom w:space="0" w:sz="0" w:val="nil"/>
                <w:right w:space="0" w:sz="0" w:val="nil"/>
                <w:between w:space="0" w:sz="0" w:val="nil"/>
              </w:pBdr>
              <w:tabs>
                <w:tab w:val="left" w:leader="none" w:pos="709"/>
              </w:tabs>
              <w:spacing w:after="0" w:lineRule="auto"/>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Análisis de información, diseño y programación </w:t>
            </w:r>
          </w:p>
        </w:tc>
      </w:tr>
      <w:tr>
        <w:trPr>
          <w:cantSplit w:val="0"/>
          <w:trHeight w:val="452" w:hRule="atLeast"/>
          <w:tblHeader w:val="0"/>
        </w:trPr>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80">
            <w:pPr>
              <w:pBdr>
                <w:top w:space="0" w:sz="0" w:val="nil"/>
                <w:left w:space="0" w:sz="0" w:val="nil"/>
                <w:bottom w:space="0" w:sz="0" w:val="nil"/>
                <w:right w:space="0" w:sz="0" w:val="nil"/>
                <w:between w:space="0" w:sz="0" w:val="nil"/>
              </w:pBdr>
              <w:tabs>
                <w:tab w:val="left" w:leader="none" w:pos="709"/>
              </w:tabs>
              <w:spacing w:after="0" w:lineRule="auto"/>
              <w:jc w:val="both"/>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Información de contacto</w:t>
            </w:r>
          </w:p>
        </w:tc>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81">
            <w:pPr>
              <w:pBdr>
                <w:top w:space="0" w:sz="0" w:val="nil"/>
                <w:left w:space="0" w:sz="0" w:val="nil"/>
                <w:bottom w:space="0" w:sz="0" w:val="nil"/>
                <w:right w:space="0" w:sz="0" w:val="nil"/>
                <w:between w:space="0" w:sz="0" w:val="nil"/>
              </w:pBdr>
              <w:tabs>
                <w:tab w:val="left" w:leader="none" w:pos="709"/>
              </w:tabs>
              <w:spacing w:after="0" w:lineRule="auto"/>
              <w:jc w:val="both"/>
              <w:rPr>
                <w:rFonts w:ascii="Calibri" w:cs="Calibri" w:eastAsia="Calibri" w:hAnsi="Calibri"/>
                <w:color w:val="0070c0"/>
                <w:sz w:val="24"/>
                <w:szCs w:val="24"/>
              </w:rPr>
            </w:pPr>
            <w:r w:rsidDel="00000000" w:rsidR="00000000" w:rsidRPr="00000000">
              <w:rPr>
                <w:rFonts w:ascii="Calibri" w:cs="Calibri" w:eastAsia="Calibri" w:hAnsi="Calibri"/>
                <w:color w:val="0070c0"/>
                <w:sz w:val="24"/>
                <w:szCs w:val="24"/>
                <w:rtl w:val="0"/>
              </w:rPr>
              <w:t xml:space="preserve">hedigu290803@gmail.com</w:t>
            </w:r>
          </w:p>
        </w:tc>
      </w:tr>
    </w:tbl>
    <w:p w:rsidR="00000000" w:rsidDel="00000000" w:rsidP="00000000" w:rsidRDefault="00000000" w:rsidRPr="00000000" w14:paraId="00000082">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7">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8">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9">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A">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B">
      <w:pPr>
        <w:pStyle w:val="Heading2"/>
        <w:rPr/>
      </w:pPr>
      <w:bookmarkStart w:colFirst="0" w:colLast="0" w:name="_heading=h.co0pr8f5i4bp" w:id="10"/>
      <w:bookmarkEnd w:id="10"/>
      <w:r w:rsidDel="00000000" w:rsidR="00000000" w:rsidRPr="00000000">
        <w:rPr>
          <w:rtl w:val="0"/>
        </w:rPr>
        <w:t xml:space="preserve">1.9 Acrónimos y abreviaturas</w:t>
      </w:r>
    </w:p>
    <w:p w:rsidR="00000000" w:rsidDel="00000000" w:rsidP="00000000" w:rsidRDefault="00000000" w:rsidRPr="00000000" w14:paraId="0000008C">
      <w:pPr>
        <w:jc w:val="both"/>
        <w:rPr>
          <w:rFonts w:ascii="Calibri" w:cs="Calibri" w:eastAsia="Calibri" w:hAnsi="Calibri"/>
          <w:b w:val="1"/>
          <w:bCs w:val="1"/>
          <w:sz w:val="24"/>
          <w:szCs w:val="24"/>
        </w:rPr>
      </w:pPr>
      <w:r w:rsidDel="00000000" w:rsidR="00000000" w:rsidRPr="00000000">
        <w:rPr>
          <w:rtl w:val="0"/>
        </w:rPr>
      </w:r>
    </w:p>
    <w:tbl>
      <w:tblPr>
        <w:tblStyle w:val="Table4"/>
        <w:tblW w:w="82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4"/>
        <w:gridCol w:w="7020"/>
        <w:tblGridChange w:id="0">
          <w:tblGrid>
            <w:gridCol w:w="1274"/>
            <w:gridCol w:w="7020"/>
          </w:tblGrid>
        </w:tblGridChange>
      </w:tblGrid>
      <w:tr>
        <w:trPr>
          <w:cantSplit w:val="0"/>
          <w:trHeight w:val="501" w:hRule="atLeast"/>
          <w:tblHeader w:val="0"/>
        </w:trPr>
        <w:tc>
          <w:tcPr/>
          <w:p w:rsidR="00000000" w:rsidDel="00000000" w:rsidP="00000000" w:rsidRDefault="00000000" w:rsidRPr="00000000" w14:paraId="0000008D">
            <w:pPr>
              <w:tabs>
                <w:tab w:val="left" w:leader="none" w:pos="709"/>
              </w:tabs>
              <w:spacing w:after="0"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w:t>
            </w:r>
            <w:r w:rsidDel="00000000" w:rsidR="00000000" w:rsidRPr="00000000">
              <w:rPr>
                <w:rtl w:val="0"/>
              </w:rPr>
            </w:r>
          </w:p>
        </w:tc>
        <w:tc>
          <w:tcPr/>
          <w:p w:rsidR="00000000" w:rsidDel="00000000" w:rsidP="00000000" w:rsidRDefault="00000000" w:rsidRPr="00000000" w14:paraId="0000008E">
            <w:pPr>
              <w:tabs>
                <w:tab w:val="left" w:leader="none" w:pos="709"/>
              </w:tabs>
              <w:spacing w:after="0"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w:t>
            </w:r>
            <w:r w:rsidDel="00000000" w:rsidR="00000000" w:rsidRPr="00000000">
              <w:rPr>
                <w:rtl w:val="0"/>
              </w:rPr>
            </w:r>
          </w:p>
        </w:tc>
      </w:tr>
      <w:tr>
        <w:trPr>
          <w:cantSplit w:val="0"/>
          <w:trHeight w:val="501" w:hRule="atLeast"/>
          <w:tblHeader w:val="0"/>
        </w:trPr>
        <w:tc>
          <w:tcPr/>
          <w:p w:rsidR="00000000" w:rsidDel="00000000" w:rsidP="00000000" w:rsidRDefault="00000000" w:rsidRPr="00000000" w14:paraId="0000008F">
            <w:pPr>
              <w:tabs>
                <w:tab w:val="left" w:leader="none" w:pos="709"/>
              </w:tabs>
              <w:spacing w:after="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Usuario</w:t>
            </w:r>
          </w:p>
        </w:tc>
        <w:tc>
          <w:tcPr/>
          <w:p w:rsidR="00000000" w:rsidDel="00000000" w:rsidP="00000000" w:rsidRDefault="00000000" w:rsidRPr="00000000" w14:paraId="00000090">
            <w:pPr>
              <w:tabs>
                <w:tab w:val="left" w:leader="none" w:pos="709"/>
              </w:tabs>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Persona que usará el sistema para gestionar procesos</w:t>
            </w:r>
          </w:p>
        </w:tc>
      </w:tr>
      <w:tr>
        <w:trPr>
          <w:cantSplit w:val="0"/>
          <w:trHeight w:val="501" w:hRule="atLeast"/>
          <w:tblHeader w:val="0"/>
        </w:trPr>
        <w:tc>
          <w:tcPr/>
          <w:p w:rsidR="00000000" w:rsidDel="00000000" w:rsidP="00000000" w:rsidRDefault="00000000" w:rsidRPr="00000000" w14:paraId="00000091">
            <w:pPr>
              <w:tabs>
                <w:tab w:val="left" w:leader="none" w:pos="709"/>
              </w:tabs>
              <w:spacing w:after="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RF</w:t>
            </w:r>
          </w:p>
        </w:tc>
        <w:tc>
          <w:tcPr/>
          <w:p w:rsidR="00000000" w:rsidDel="00000000" w:rsidP="00000000" w:rsidRDefault="00000000" w:rsidRPr="00000000" w14:paraId="00000092">
            <w:pPr>
              <w:tabs>
                <w:tab w:val="left" w:leader="none" w:pos="709"/>
              </w:tabs>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Requerimiento Funcional</w:t>
            </w:r>
          </w:p>
        </w:tc>
      </w:tr>
      <w:tr>
        <w:trPr>
          <w:cantSplit w:val="0"/>
          <w:trHeight w:val="501" w:hRule="atLeast"/>
          <w:tblHeader w:val="0"/>
        </w:trPr>
        <w:tc>
          <w:tcPr/>
          <w:p w:rsidR="00000000" w:rsidDel="00000000" w:rsidP="00000000" w:rsidRDefault="00000000" w:rsidRPr="00000000" w14:paraId="00000093">
            <w:pPr>
              <w:tabs>
                <w:tab w:val="left" w:leader="none" w:pos="709"/>
              </w:tabs>
              <w:spacing w:after="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RNF</w:t>
            </w:r>
          </w:p>
        </w:tc>
        <w:tc>
          <w:tcPr/>
          <w:p w:rsidR="00000000" w:rsidDel="00000000" w:rsidP="00000000" w:rsidRDefault="00000000" w:rsidRPr="00000000" w14:paraId="00000094">
            <w:pPr>
              <w:tabs>
                <w:tab w:val="left" w:leader="none" w:pos="709"/>
              </w:tabs>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Requerimiento No Funcional</w:t>
            </w:r>
          </w:p>
        </w:tc>
      </w:tr>
      <w:tr>
        <w:trPr>
          <w:cantSplit w:val="0"/>
          <w:trHeight w:val="501" w:hRule="atLeast"/>
          <w:tblHeader w:val="0"/>
        </w:trPr>
        <w:tc>
          <w:tcPr/>
          <w:p w:rsidR="00000000" w:rsidDel="00000000" w:rsidP="00000000" w:rsidRDefault="00000000" w:rsidRPr="00000000" w14:paraId="00000095">
            <w:pPr>
              <w:tabs>
                <w:tab w:val="left" w:leader="none" w:pos="709"/>
              </w:tabs>
              <w:spacing w:after="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FTP</w:t>
            </w:r>
          </w:p>
        </w:tc>
        <w:tc>
          <w:tcPr/>
          <w:p w:rsidR="00000000" w:rsidDel="00000000" w:rsidP="00000000" w:rsidRDefault="00000000" w:rsidRPr="00000000" w14:paraId="00000096">
            <w:pPr>
              <w:tabs>
                <w:tab w:val="left" w:leader="none" w:pos="709"/>
              </w:tabs>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Protocolo de Transferencia de Archivos</w:t>
            </w:r>
          </w:p>
        </w:tc>
      </w:tr>
    </w:tbl>
    <w:p w:rsidR="00000000" w:rsidDel="00000000" w:rsidP="00000000" w:rsidRDefault="00000000" w:rsidRPr="00000000" w14:paraId="00000097">
      <w:pPr>
        <w:rPr>
          <w:rFonts w:ascii="Calibri" w:cs="Calibri" w:eastAsia="Calibri" w:hAnsi="Calibri"/>
          <w:b w:val="1"/>
          <w:bCs w:val="1"/>
          <w:sz w:val="24"/>
          <w:szCs w:val="24"/>
        </w:rPr>
      </w:pPr>
      <w:bookmarkStart w:colFirst="0" w:colLast="0" w:name="_heading=h.8kydk6snqs36" w:id="11"/>
      <w:bookmarkEnd w:id="11"/>
      <w:r w:rsidDel="00000000" w:rsidR="00000000" w:rsidRPr="00000000">
        <w:rPr>
          <w:rtl w:val="0"/>
        </w:rPr>
      </w:r>
    </w:p>
    <w:p w:rsidR="00000000" w:rsidDel="00000000" w:rsidP="00000000" w:rsidRDefault="00000000" w:rsidRPr="00000000" w14:paraId="00000098">
      <w:pPr>
        <w:pStyle w:val="Heading2"/>
        <w:rPr/>
      </w:pPr>
      <w:bookmarkStart w:colFirst="0" w:colLast="0" w:name="_heading=h.efc0yt7d2tqc" w:id="12"/>
      <w:bookmarkEnd w:id="12"/>
      <w:r w:rsidDel="00000000" w:rsidR="00000000" w:rsidRPr="00000000">
        <w:rPr>
          <w:rtl w:val="0"/>
        </w:rPr>
        <w:t xml:space="preserve">1.10 Referencias </w:t>
      </w:r>
    </w:p>
    <w:tbl>
      <w:tblPr>
        <w:tblStyle w:val="Table5"/>
        <w:tblW w:w="7181.0" w:type="dxa"/>
        <w:jc w:val="center"/>
        <w:tblBorders>
          <w:top w:color="000001" w:space="0" w:sz="4" w:val="single"/>
          <w:left w:color="000001" w:space="0" w:sz="4" w:val="single"/>
          <w:bottom w:color="000001" w:space="0" w:sz="4" w:val="single"/>
          <w:right w:color="000001" w:space="0" w:sz="4" w:val="single"/>
        </w:tblBorders>
        <w:tblLayout w:type="fixed"/>
        <w:tblLook w:val="0000"/>
      </w:tblPr>
      <w:tblGrid>
        <w:gridCol w:w="2396"/>
        <w:gridCol w:w="4785"/>
        <w:tblGridChange w:id="0">
          <w:tblGrid>
            <w:gridCol w:w="2396"/>
            <w:gridCol w:w="4785"/>
          </w:tblGrid>
        </w:tblGridChange>
      </w:tblGrid>
      <w:tr>
        <w:trPr>
          <w:cantSplit w:val="0"/>
          <w:trHeight w:val="360" w:hRule="atLeast"/>
          <w:tblHeader w:val="0"/>
        </w:trPr>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99">
            <w:pPr>
              <w:pBdr>
                <w:top w:space="0" w:sz="0" w:val="nil"/>
                <w:left w:space="0" w:sz="0" w:val="nil"/>
                <w:bottom w:space="0" w:sz="0" w:val="nil"/>
                <w:right w:space="0" w:sz="0" w:val="nil"/>
                <w:between w:space="0" w:sz="0" w:val="nil"/>
              </w:pBdr>
              <w:tabs>
                <w:tab w:val="left" w:leader="none" w:pos="709"/>
              </w:tabs>
              <w:spacing w:after="0" w:lineRule="auto"/>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Título del Documento</w:t>
            </w:r>
          </w:p>
        </w:tc>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9A">
            <w:pPr>
              <w:pBdr>
                <w:top w:space="0" w:sz="0" w:val="nil"/>
                <w:left w:space="0" w:sz="0" w:val="nil"/>
                <w:bottom w:space="0" w:sz="0" w:val="nil"/>
                <w:right w:space="0" w:sz="0" w:val="nil"/>
                <w:between w:space="0" w:sz="0" w:val="nil"/>
              </w:pBdr>
              <w:tabs>
                <w:tab w:val="left" w:leader="none" w:pos="709"/>
              </w:tabs>
              <w:spacing w:after="0" w:lineRule="auto"/>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Referencia</w:t>
            </w:r>
          </w:p>
        </w:tc>
      </w:tr>
      <w:tr>
        <w:trPr>
          <w:cantSplit w:val="0"/>
          <w:trHeight w:val="360" w:hRule="atLeast"/>
          <w:tblHeader w:val="0"/>
        </w:trPr>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9B">
            <w:pPr>
              <w:pBdr>
                <w:top w:space="0" w:sz="0" w:val="nil"/>
                <w:left w:space="0" w:sz="0" w:val="nil"/>
                <w:bottom w:space="0" w:sz="0" w:val="nil"/>
                <w:right w:space="0" w:sz="0" w:val="nil"/>
                <w:between w:space="0" w:sz="0" w:val="nil"/>
              </w:pBdr>
              <w:tabs>
                <w:tab w:val="left" w:leader="none" w:pos="709"/>
              </w:tabs>
              <w:spacing w:after="0" w:lineRule="auto"/>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Standard IEEE 830 - 1998</w:t>
            </w:r>
          </w:p>
        </w:tc>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9C">
            <w:pPr>
              <w:pBdr>
                <w:top w:space="0" w:sz="0" w:val="nil"/>
                <w:left w:space="0" w:sz="0" w:val="nil"/>
                <w:bottom w:space="0" w:sz="0" w:val="nil"/>
                <w:right w:space="0" w:sz="0" w:val="nil"/>
                <w:between w:space="0" w:sz="0" w:val="nil"/>
              </w:pBdr>
              <w:tabs>
                <w:tab w:val="left" w:leader="none" w:pos="709"/>
              </w:tabs>
              <w:spacing w:after="0" w:lineRule="auto"/>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IEEE</w:t>
            </w:r>
          </w:p>
        </w:tc>
      </w:tr>
    </w:tbl>
    <w:p w:rsidR="00000000" w:rsidDel="00000000" w:rsidP="00000000" w:rsidRDefault="00000000" w:rsidRPr="00000000" w14:paraId="0000009D">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9E">
      <w:pPr>
        <w:pStyle w:val="Heading2"/>
        <w:rPr/>
      </w:pPr>
      <w:bookmarkStart w:colFirst="0" w:colLast="0" w:name="_heading=h.g1tksgx9n0ex" w:id="13"/>
      <w:bookmarkEnd w:id="13"/>
      <w:r w:rsidDel="00000000" w:rsidR="00000000" w:rsidRPr="00000000">
        <w:rPr>
          <w:rtl w:val="0"/>
        </w:rPr>
        <w:t xml:space="preserve">1.11 Resumen</w:t>
      </w:r>
    </w:p>
    <w:p w:rsidR="00000000" w:rsidDel="00000000" w:rsidP="00000000" w:rsidRDefault="00000000" w:rsidRPr="00000000" w14:paraId="0000009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documento presenta la especificación de requisitos del software Sabor Express, así como sus objetivos, alcance, solución propuesta y los requerimientos funcionales y no funcionales que guiarán su desarrollo.</w:t>
      </w:r>
    </w:p>
    <w:p w:rsidR="00000000" w:rsidDel="00000000" w:rsidP="00000000" w:rsidRDefault="00000000" w:rsidRPr="00000000" w14:paraId="000000A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1">
      <w:pPr>
        <w:pStyle w:val="Heading2"/>
        <w:rPr/>
      </w:pPr>
      <w:bookmarkStart w:colFirst="0" w:colLast="0" w:name="_heading=h.cnxqa5fxhebo" w:id="14"/>
      <w:bookmarkEnd w:id="14"/>
      <w:r w:rsidDel="00000000" w:rsidR="00000000" w:rsidRPr="00000000">
        <w:rPr>
          <w:rtl w:val="0"/>
        </w:rPr>
        <w:t xml:space="preserve">1.12 Desarrollo Técnico </w:t>
      </w:r>
    </w:p>
    <w:p w:rsidR="00000000" w:rsidDel="00000000" w:rsidP="00000000" w:rsidRDefault="00000000" w:rsidRPr="00000000" w14:paraId="000000A2">
      <w:pPr>
        <w:pStyle w:val="Heading2"/>
        <w:spacing w:line="259" w:lineRule="auto"/>
        <w:rPr/>
      </w:pPr>
      <w:bookmarkStart w:colFirst="0" w:colLast="0" w:name="_heading=h.9ixsvzkdnz5h" w:id="15"/>
      <w:bookmarkEnd w:id="15"/>
      <w:r w:rsidDel="00000000" w:rsidR="00000000" w:rsidRPr="00000000">
        <w:rPr>
          <w:rtl w:val="0"/>
        </w:rPr>
        <w:t xml:space="preserve">Técnicas de recolección de información</w:t>
      </w:r>
    </w:p>
    <w:p w:rsidR="00000000" w:rsidDel="00000000" w:rsidP="00000000" w:rsidRDefault="00000000" w:rsidRPr="00000000" w14:paraId="000000A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0" w:lineRule="auto"/>
        <w:ind w:left="720" w:firstLine="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Para el levantamiento de requerimientos se utilizaron las siguientes 3 técnicas de recolección </w:t>
      </w:r>
    </w:p>
    <w:p w:rsidR="00000000" w:rsidDel="00000000" w:rsidP="00000000" w:rsidRDefault="00000000" w:rsidRPr="00000000" w14:paraId="000000A5">
      <w:pPr>
        <w:numPr>
          <w:ilvl w:val="0"/>
          <w:numId w:val="22"/>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Cuestionario</w:t>
      </w:r>
    </w:p>
    <w:p w:rsidR="00000000" w:rsidDel="00000000" w:rsidP="00000000" w:rsidRDefault="00000000" w:rsidRPr="00000000" w14:paraId="000000A6">
      <w:pPr>
        <w:numPr>
          <w:ilvl w:val="0"/>
          <w:numId w:val="22"/>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Entrevista</w:t>
      </w:r>
    </w:p>
    <w:p w:rsidR="00000000" w:rsidDel="00000000" w:rsidP="00000000" w:rsidRDefault="00000000" w:rsidRPr="00000000" w14:paraId="000000A7">
      <w:pPr>
        <w:numPr>
          <w:ilvl w:val="0"/>
          <w:numId w:val="22"/>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Observación</w:t>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0" w:lineRule="auto"/>
        <w:ind w:left="720" w:firstLine="0"/>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pacing w:after="0" w:lineRule="auto"/>
        <w:ind w:left="720" w:firstLine="0"/>
        <w:jc w:val="both"/>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0" w:lineRule="auto"/>
        <w:ind w:left="720" w:firstLine="0"/>
        <w:jc w:val="both"/>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0" w:lineRule="auto"/>
        <w:ind w:left="720" w:firstLine="0"/>
        <w:jc w:val="both"/>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0" w:lineRule="auto"/>
        <w:ind w:left="720" w:firstLine="0"/>
        <w:jc w:val="both"/>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AD">
      <w:pPr>
        <w:pStyle w:val="Heading2"/>
        <w:rPr/>
      </w:pPr>
      <w:bookmarkStart w:colFirst="0" w:colLast="0" w:name="_heading=h.vhihi67yocjn" w:id="16"/>
      <w:bookmarkEnd w:id="16"/>
      <w:r w:rsidDel="00000000" w:rsidR="00000000" w:rsidRPr="00000000">
        <w:rPr>
          <w:rtl w:val="0"/>
        </w:rPr>
        <w:t xml:space="preserve">1.13 Cuestionario – La Barra del Sabor: Sabor Express</w:t>
      </w:r>
    </w:p>
    <w:p w:rsidR="00000000" w:rsidDel="00000000" w:rsidP="00000000" w:rsidRDefault="00000000" w:rsidRPr="00000000" w14:paraId="000000A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idea de este cuestionario es conocer mejor cómo funciona su restaurante y qué espera de una herramienta digital que pueda ayudar a simplificar la gestión.</w:t>
      </w:r>
    </w:p>
    <w:p w:rsidR="00000000" w:rsidDel="00000000" w:rsidP="00000000" w:rsidRDefault="00000000" w:rsidRPr="00000000" w14:paraId="000000AF">
      <w:pPr>
        <w:numPr>
          <w:ilvl w:val="0"/>
          <w:numId w:val="24"/>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¿Cuántos locales tiene actualmente La Barra del Sabor?</w:t>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1</w:t>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Entre 2 y 5</w:t>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Más de 5</w:t>
      </w:r>
    </w:p>
    <w:p w:rsidR="00000000" w:rsidDel="00000000" w:rsidP="00000000" w:rsidRDefault="00000000" w:rsidRPr="00000000" w14:paraId="000000B3">
      <w:pPr>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5963597" cy="2972272"/>
            <wp:effectExtent b="0" l="0" r="0" t="0"/>
            <wp:docPr descr="C:\Users\SENA\AppData\Local\Microsoft\Windows\INetCache\Content.MSO\7AF4B22.tmp" id="6" name="image5.png"/>
            <a:graphic>
              <a:graphicData uri="http://schemas.openxmlformats.org/drawingml/2006/picture">
                <pic:pic>
                  <pic:nvPicPr>
                    <pic:cNvPr descr="C:\Users\SENA\AppData\Local\Microsoft\Windows\INetCache\Content.MSO\7AF4B22.tmp" id="0" name="image5.png"/>
                    <pic:cNvPicPr preferRelativeResize="0"/>
                  </pic:nvPicPr>
                  <pic:blipFill>
                    <a:blip r:embed="rId7"/>
                    <a:srcRect b="0" l="0" r="0" t="0"/>
                    <a:stretch>
                      <a:fillRect/>
                    </a:stretch>
                  </pic:blipFill>
                  <pic:spPr>
                    <a:xfrm>
                      <a:off x="0" y="0"/>
                      <a:ext cx="5963597" cy="2972272"/>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numPr>
          <w:ilvl w:val="0"/>
          <w:numId w:val="23"/>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En promedio, ¿cuántos clientes puede atender cada establecimiento?</w:t>
      </w:r>
    </w:p>
    <w:p w:rsidR="00000000" w:rsidDel="00000000" w:rsidP="00000000" w:rsidRDefault="00000000" w:rsidRPr="00000000" w14:paraId="000000B5">
      <w:pPr>
        <w:numPr>
          <w:ilvl w:val="0"/>
          <w:numId w:val="3"/>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Menos de 20</w:t>
      </w:r>
    </w:p>
    <w:p w:rsidR="00000000" w:rsidDel="00000000" w:rsidP="00000000" w:rsidRDefault="00000000" w:rsidRPr="00000000" w14:paraId="000000B6">
      <w:pPr>
        <w:numPr>
          <w:ilvl w:val="0"/>
          <w:numId w:val="3"/>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Entre 21 y 50</w:t>
      </w:r>
    </w:p>
    <w:p w:rsidR="00000000" w:rsidDel="00000000" w:rsidP="00000000" w:rsidRDefault="00000000" w:rsidRPr="00000000" w14:paraId="000000B7">
      <w:pPr>
        <w:numPr>
          <w:ilvl w:val="0"/>
          <w:numId w:val="3"/>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Entre 51 y 100</w:t>
      </w:r>
    </w:p>
    <w:p w:rsidR="00000000" w:rsidDel="00000000" w:rsidP="00000000" w:rsidRDefault="00000000" w:rsidRPr="00000000" w14:paraId="000000B8">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Más de 100</w:t>
      </w:r>
    </w:p>
    <w:p w:rsidR="00000000" w:rsidDel="00000000" w:rsidP="00000000" w:rsidRDefault="00000000" w:rsidRPr="00000000" w14:paraId="000000B9">
      <w:pPr>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5963767" cy="2991410"/>
            <wp:effectExtent b="0" l="0" r="0" t="0"/>
            <wp:docPr descr="C:\Users\SENA\AppData\Local\Microsoft\Windows\INetCache\Content.MSO\8F423780.tmp" id="8" name="image8.png"/>
            <a:graphic>
              <a:graphicData uri="http://schemas.openxmlformats.org/drawingml/2006/picture">
                <pic:pic>
                  <pic:nvPicPr>
                    <pic:cNvPr descr="C:\Users\SENA\AppData\Local\Microsoft\Windows\INetCache\Content.MSO\8F423780.tmp" id="0" name="image8.png"/>
                    <pic:cNvPicPr preferRelativeResize="0"/>
                  </pic:nvPicPr>
                  <pic:blipFill>
                    <a:blip r:embed="rId8"/>
                    <a:srcRect b="0" l="0" r="0" t="0"/>
                    <a:stretch>
                      <a:fillRect/>
                    </a:stretch>
                  </pic:blipFill>
                  <pic:spPr>
                    <a:xfrm>
                      <a:off x="0" y="0"/>
                      <a:ext cx="5963767" cy="299141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numPr>
          <w:ilvl w:val="0"/>
          <w:numId w:val="23"/>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¿Usa algún software en este momento para manejar el inventario?</w:t>
      </w:r>
    </w:p>
    <w:p w:rsidR="00000000" w:rsidDel="00000000" w:rsidP="00000000" w:rsidRDefault="00000000" w:rsidRPr="00000000" w14:paraId="000000BB">
      <w:pPr>
        <w:numPr>
          <w:ilvl w:val="0"/>
          <w:numId w:val="5"/>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Sí</w:t>
      </w:r>
    </w:p>
    <w:p w:rsidR="00000000" w:rsidDel="00000000" w:rsidP="00000000" w:rsidRDefault="00000000" w:rsidRPr="00000000" w14:paraId="000000BC">
      <w:pPr>
        <w:numPr>
          <w:ilvl w:val="0"/>
          <w:numId w:val="5"/>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No</w:t>
      </w:r>
    </w:p>
    <w:p w:rsidR="00000000" w:rsidDel="00000000" w:rsidP="00000000" w:rsidRDefault="00000000" w:rsidRPr="00000000" w14:paraId="000000BD">
      <w:pPr>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6725160" cy="2933922"/>
            <wp:effectExtent b="0" l="0" r="0" t="0"/>
            <wp:docPr descr="C:\Users\SENA\AppData\Local\Microsoft\Windows\INetCache\Content.MSO\2C2098E.tmp" id="7" name="image18.png"/>
            <a:graphic>
              <a:graphicData uri="http://schemas.openxmlformats.org/drawingml/2006/picture">
                <pic:pic>
                  <pic:nvPicPr>
                    <pic:cNvPr descr="C:\Users\SENA\AppData\Local\Microsoft\Windows\INetCache\Content.MSO\2C2098E.tmp" id="0" name="image18.png"/>
                    <pic:cNvPicPr preferRelativeResize="0"/>
                  </pic:nvPicPr>
                  <pic:blipFill>
                    <a:blip r:embed="rId9"/>
                    <a:srcRect b="0" l="0" r="0" t="0"/>
                    <a:stretch>
                      <a:fillRect/>
                    </a:stretch>
                  </pic:blipFill>
                  <pic:spPr>
                    <a:xfrm>
                      <a:off x="0" y="0"/>
                      <a:ext cx="6725160" cy="2933922"/>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2">
      <w:pPr>
        <w:numPr>
          <w:ilvl w:val="0"/>
          <w:numId w:val="23"/>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¿Qué tipo de dificultades suele encontrar al controlar el inventario?</w:t>
      </w:r>
    </w:p>
    <w:p w:rsidR="00000000" w:rsidDel="00000000" w:rsidP="00000000" w:rsidRDefault="00000000" w:rsidRPr="00000000" w14:paraId="000000C3">
      <w:pPr>
        <w:numPr>
          <w:ilvl w:val="0"/>
          <w:numId w:val="6"/>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Desajustes en el stock</w:t>
      </w:r>
    </w:p>
    <w:p w:rsidR="00000000" w:rsidDel="00000000" w:rsidP="00000000" w:rsidRDefault="00000000" w:rsidRPr="00000000" w14:paraId="000000C4">
      <w:pPr>
        <w:numPr>
          <w:ilvl w:val="0"/>
          <w:numId w:val="6"/>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Pérdidas o productos que se vencen</w:t>
      </w:r>
    </w:p>
    <w:p w:rsidR="00000000" w:rsidDel="00000000" w:rsidP="00000000" w:rsidRDefault="00000000" w:rsidRPr="00000000" w14:paraId="000000C5">
      <w:pPr>
        <w:numPr>
          <w:ilvl w:val="0"/>
          <w:numId w:val="6"/>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Complicaciones para hacer seguimiento</w:t>
      </w:r>
    </w:p>
    <w:p w:rsidR="00000000" w:rsidDel="00000000" w:rsidP="00000000" w:rsidRDefault="00000000" w:rsidRPr="00000000" w14:paraId="000000C6">
      <w:pPr>
        <w:numPr>
          <w:ilvl w:val="0"/>
          <w:numId w:val="6"/>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Ningún problema en particular</w:t>
      </w:r>
    </w:p>
    <w:p w:rsidR="00000000" w:rsidDel="00000000" w:rsidP="00000000" w:rsidRDefault="00000000" w:rsidRPr="00000000" w14:paraId="000000C7">
      <w:pPr>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5420996" cy="2686680"/>
            <wp:effectExtent b="0" l="0" r="0" t="0"/>
            <wp:docPr descr="C:\Users\SENA\AppData\Local\Microsoft\Windows\INetCache\Content.MSO\66B0BCCC.tmp" id="10" name="image1.png"/>
            <a:graphic>
              <a:graphicData uri="http://schemas.openxmlformats.org/drawingml/2006/picture">
                <pic:pic>
                  <pic:nvPicPr>
                    <pic:cNvPr descr="C:\Users\SENA\AppData\Local\Microsoft\Windows\INetCache\Content.MSO\66B0BCCC.tmp" id="0" name="image1.png"/>
                    <pic:cNvPicPr preferRelativeResize="0"/>
                  </pic:nvPicPr>
                  <pic:blipFill>
                    <a:blip r:embed="rId10"/>
                    <a:srcRect b="0" l="0" r="0" t="0"/>
                    <a:stretch>
                      <a:fillRect/>
                    </a:stretch>
                  </pic:blipFill>
                  <pic:spPr>
                    <a:xfrm>
                      <a:off x="0" y="0"/>
                      <a:ext cx="5420996" cy="268668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numPr>
          <w:ilvl w:val="0"/>
          <w:numId w:val="23"/>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¿Le gustaría que los clientes puedan hacer sus pedidos directamente desde la mesa usando su propio celular o una Tablet?</w:t>
      </w:r>
    </w:p>
    <w:p w:rsidR="00000000" w:rsidDel="00000000" w:rsidP="00000000" w:rsidRDefault="00000000" w:rsidRPr="00000000" w14:paraId="000000C9">
      <w:pPr>
        <w:numPr>
          <w:ilvl w:val="0"/>
          <w:numId w:val="1"/>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Sí</w:t>
      </w:r>
    </w:p>
    <w:p w:rsidR="00000000" w:rsidDel="00000000" w:rsidP="00000000" w:rsidRDefault="00000000" w:rsidRPr="00000000" w14:paraId="000000CA">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No</w:t>
      </w:r>
    </w:p>
    <w:p w:rsidR="00000000" w:rsidDel="00000000" w:rsidP="00000000" w:rsidRDefault="00000000" w:rsidRPr="00000000" w14:paraId="000000CB">
      <w:pPr>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6039554" cy="3095986"/>
            <wp:effectExtent b="0" l="0" r="0" t="0"/>
            <wp:docPr descr="C:\Users\SENA\AppData\Local\Microsoft\Windows\INetCache\Content.MSO\EF3F58BA.tmp" id="9" name="image26.png"/>
            <a:graphic>
              <a:graphicData uri="http://schemas.openxmlformats.org/drawingml/2006/picture">
                <pic:pic>
                  <pic:nvPicPr>
                    <pic:cNvPr descr="C:\Users\SENA\AppData\Local\Microsoft\Windows\INetCache\Content.MSO\EF3F58BA.tmp" id="0" name="image26.png"/>
                    <pic:cNvPicPr preferRelativeResize="0"/>
                  </pic:nvPicPr>
                  <pic:blipFill>
                    <a:blip r:embed="rId11"/>
                    <a:srcRect b="0" l="0" r="0" t="0"/>
                    <a:stretch>
                      <a:fillRect/>
                    </a:stretch>
                  </pic:blipFill>
                  <pic:spPr>
                    <a:xfrm>
                      <a:off x="0" y="0"/>
                      <a:ext cx="6039554" cy="3095986"/>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numPr>
          <w:ilvl w:val="0"/>
          <w:numId w:val="23"/>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El menú de su restaurante, ¿cómo lo manejas hoy en día?</w:t>
      </w:r>
    </w:p>
    <w:p w:rsidR="00000000" w:rsidDel="00000000" w:rsidP="00000000" w:rsidRDefault="00000000" w:rsidRPr="00000000" w14:paraId="000000CD">
      <w:pPr>
        <w:numPr>
          <w:ilvl w:val="0"/>
          <w:numId w:val="4"/>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Solo digital</w:t>
      </w:r>
    </w:p>
    <w:p w:rsidR="00000000" w:rsidDel="00000000" w:rsidP="00000000" w:rsidRDefault="00000000" w:rsidRPr="00000000" w14:paraId="000000CE">
      <w:pPr>
        <w:numPr>
          <w:ilvl w:val="0"/>
          <w:numId w:val="4"/>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Solo físico</w:t>
      </w:r>
    </w:p>
    <w:p w:rsidR="00000000" w:rsidDel="00000000" w:rsidP="00000000" w:rsidRDefault="00000000" w:rsidRPr="00000000" w14:paraId="000000CF">
      <w:pPr>
        <w:numPr>
          <w:ilvl w:val="0"/>
          <w:numId w:val="4"/>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Una mezcla de ambos</w:t>
      </w:r>
    </w:p>
    <w:p w:rsidR="00000000" w:rsidDel="00000000" w:rsidP="00000000" w:rsidRDefault="00000000" w:rsidRPr="00000000" w14:paraId="000000D0">
      <w:pPr>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5620031" cy="2895745"/>
            <wp:effectExtent b="0" l="0" r="0" t="0"/>
            <wp:docPr descr="C:\Users\SENA\AppData\Local\Microsoft\Windows\INetCache\Content.MSO\D37DD0D8.tmp" id="12" name="image3.png"/>
            <a:graphic>
              <a:graphicData uri="http://schemas.openxmlformats.org/drawingml/2006/picture">
                <pic:pic>
                  <pic:nvPicPr>
                    <pic:cNvPr descr="C:\Users\SENA\AppData\Local\Microsoft\Windows\INetCache\Content.MSO\D37DD0D8.tmp" id="0" name="image3.png"/>
                    <pic:cNvPicPr preferRelativeResize="0"/>
                  </pic:nvPicPr>
                  <pic:blipFill>
                    <a:blip r:embed="rId12"/>
                    <a:srcRect b="0" l="0" r="0" t="0"/>
                    <a:stretch>
                      <a:fillRect/>
                    </a:stretch>
                  </pic:blipFill>
                  <pic:spPr>
                    <a:xfrm>
                      <a:off x="0" y="0"/>
                      <a:ext cx="5620031" cy="2895745"/>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2">
      <w:pPr>
        <w:numPr>
          <w:ilvl w:val="0"/>
          <w:numId w:val="23"/>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Si pensara en un menú digital, ¿qué opciones le gustaría que tuviera? (puede marcar varias opciones)</w:t>
      </w:r>
    </w:p>
    <w:p w:rsidR="00000000" w:rsidDel="00000000" w:rsidP="00000000" w:rsidRDefault="00000000" w:rsidRPr="00000000" w14:paraId="000000D3">
      <w:pPr>
        <w:numPr>
          <w:ilvl w:val="0"/>
          <w:numId w:val="13"/>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Descripción de los platos</w:t>
      </w:r>
    </w:p>
    <w:p w:rsidR="00000000" w:rsidDel="00000000" w:rsidP="00000000" w:rsidRDefault="00000000" w:rsidRPr="00000000" w14:paraId="000000D4">
      <w:pPr>
        <w:numPr>
          <w:ilvl w:val="0"/>
          <w:numId w:val="13"/>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Imágenes de los productos</w:t>
      </w:r>
    </w:p>
    <w:p w:rsidR="00000000" w:rsidDel="00000000" w:rsidP="00000000" w:rsidRDefault="00000000" w:rsidRPr="00000000" w14:paraId="000000D5">
      <w:pPr>
        <w:numPr>
          <w:ilvl w:val="0"/>
          <w:numId w:val="13"/>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Precios actualizados</w:t>
      </w:r>
    </w:p>
    <w:p w:rsidR="00000000" w:rsidDel="00000000" w:rsidP="00000000" w:rsidRDefault="00000000" w:rsidRPr="00000000" w14:paraId="000000D6">
      <w:pPr>
        <w:numPr>
          <w:ilvl w:val="0"/>
          <w:numId w:val="13"/>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Posibilidad de personalizar pedidos</w:t>
      </w:r>
    </w:p>
    <w:p w:rsidR="00000000" w:rsidDel="00000000" w:rsidP="00000000" w:rsidRDefault="00000000" w:rsidRPr="00000000" w14:paraId="000000D7">
      <w:pPr>
        <w:numPr>
          <w:ilvl w:val="0"/>
          <w:numId w:val="13"/>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Información sobre alérgenos</w:t>
      </w:r>
    </w:p>
    <w:p w:rsidR="00000000" w:rsidDel="00000000" w:rsidP="00000000" w:rsidRDefault="00000000" w:rsidRPr="00000000" w14:paraId="000000D8">
      <w:pPr>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5201700" cy="2943819"/>
            <wp:effectExtent b="0" l="0" r="0" t="0"/>
            <wp:docPr descr="C:\Users\SENA\AppData\Local\Microsoft\Windows\INetCache\Content.MSO\EC75E4A6.tmp" id="11" name="image6.png"/>
            <a:graphic>
              <a:graphicData uri="http://schemas.openxmlformats.org/drawingml/2006/picture">
                <pic:pic>
                  <pic:nvPicPr>
                    <pic:cNvPr descr="C:\Users\SENA\AppData\Local\Microsoft\Windows\INetCache\Content.MSO\EC75E4A6.tmp" id="0" name="image6.png"/>
                    <pic:cNvPicPr preferRelativeResize="0"/>
                  </pic:nvPicPr>
                  <pic:blipFill>
                    <a:blip r:embed="rId13"/>
                    <a:srcRect b="0" l="0" r="0" t="0"/>
                    <a:stretch>
                      <a:fillRect/>
                    </a:stretch>
                  </pic:blipFill>
                  <pic:spPr>
                    <a:xfrm>
                      <a:off x="0" y="0"/>
                      <a:ext cx="5201700" cy="2943819"/>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numPr>
          <w:ilvl w:val="0"/>
          <w:numId w:val="23"/>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¿Le interesa ofrecer domicilios directamente desde su página web o app?</w:t>
      </w:r>
    </w:p>
    <w:p w:rsidR="00000000" w:rsidDel="00000000" w:rsidP="00000000" w:rsidRDefault="00000000" w:rsidRPr="00000000" w14:paraId="000000DA">
      <w:pPr>
        <w:numPr>
          <w:ilvl w:val="0"/>
          <w:numId w:val="15"/>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Sí</w:t>
      </w:r>
    </w:p>
    <w:p w:rsidR="00000000" w:rsidDel="00000000" w:rsidP="00000000" w:rsidRDefault="00000000" w:rsidRPr="00000000" w14:paraId="000000DB">
      <w:pPr>
        <w:numPr>
          <w:ilvl w:val="0"/>
          <w:numId w:val="15"/>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No</w:t>
      </w:r>
    </w:p>
    <w:p w:rsidR="00000000" w:rsidDel="00000000" w:rsidP="00000000" w:rsidRDefault="00000000" w:rsidRPr="00000000" w14:paraId="000000DC">
      <w:pPr>
        <w:numPr>
          <w:ilvl w:val="0"/>
          <w:numId w:val="15"/>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No lo había pensado, pero me interesa conocer más</w:t>
      </w:r>
    </w:p>
    <w:p w:rsidR="00000000" w:rsidDel="00000000" w:rsidP="00000000" w:rsidRDefault="00000000" w:rsidRPr="00000000" w14:paraId="000000DD">
      <w:pPr>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5639394" cy="2676807"/>
            <wp:effectExtent b="0" l="0" r="0" t="0"/>
            <wp:docPr descr="C:\Users\SENA\AppData\Local\Microsoft\Windows\INetCache\Content.MSO\6668FFA4.tmp" id="14" name="image23.png"/>
            <a:graphic>
              <a:graphicData uri="http://schemas.openxmlformats.org/drawingml/2006/picture">
                <pic:pic>
                  <pic:nvPicPr>
                    <pic:cNvPr descr="C:\Users\SENA\AppData\Local\Microsoft\Windows\INetCache\Content.MSO\6668FFA4.tmp" id="0" name="image23.png"/>
                    <pic:cNvPicPr preferRelativeResize="0"/>
                  </pic:nvPicPr>
                  <pic:blipFill>
                    <a:blip r:embed="rId14"/>
                    <a:srcRect b="0" l="0" r="0" t="0"/>
                    <a:stretch>
                      <a:fillRect/>
                    </a:stretch>
                  </pic:blipFill>
                  <pic:spPr>
                    <a:xfrm>
                      <a:off x="0" y="0"/>
                      <a:ext cx="5639394" cy="2676807"/>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numPr>
          <w:ilvl w:val="0"/>
          <w:numId w:val="23"/>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¿Qué métodos de pago le gustaría habilitar para los pedidos a domicilio?</w:t>
      </w:r>
    </w:p>
    <w:p w:rsidR="00000000" w:rsidDel="00000000" w:rsidP="00000000" w:rsidRDefault="00000000" w:rsidRPr="00000000" w14:paraId="000000DF">
      <w:pPr>
        <w:numPr>
          <w:ilvl w:val="0"/>
          <w:numId w:val="16"/>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Efectivo</w:t>
      </w:r>
    </w:p>
    <w:p w:rsidR="00000000" w:rsidDel="00000000" w:rsidP="00000000" w:rsidRDefault="00000000" w:rsidRPr="00000000" w14:paraId="000000E0">
      <w:pPr>
        <w:numPr>
          <w:ilvl w:val="0"/>
          <w:numId w:val="16"/>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Tarjetas de crédito o débito</w:t>
      </w:r>
    </w:p>
    <w:p w:rsidR="00000000" w:rsidDel="00000000" w:rsidP="00000000" w:rsidRDefault="00000000" w:rsidRPr="00000000" w14:paraId="000000E1">
      <w:pPr>
        <w:numPr>
          <w:ilvl w:val="0"/>
          <w:numId w:val="16"/>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Transferencias bancarias</w:t>
      </w:r>
    </w:p>
    <w:p w:rsidR="00000000" w:rsidDel="00000000" w:rsidP="00000000" w:rsidRDefault="00000000" w:rsidRPr="00000000" w14:paraId="000000E2">
      <w:pPr>
        <w:numPr>
          <w:ilvl w:val="0"/>
          <w:numId w:val="16"/>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Pagos en línea (ejemplo: PayPal, Mercado Pago)</w:t>
      </w:r>
    </w:p>
    <w:p w:rsidR="00000000" w:rsidDel="00000000" w:rsidP="00000000" w:rsidRDefault="00000000" w:rsidRPr="00000000" w14:paraId="000000E3">
      <w:pPr>
        <w:ind w:left="36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5534346" cy="2781461"/>
            <wp:effectExtent b="0" l="0" r="0" t="0"/>
            <wp:docPr descr="C:\Users\SENA\AppData\Local\Microsoft\Windows\INetCache\Content.MSO\FF291952.tmp" id="13" name="image21.png"/>
            <a:graphic>
              <a:graphicData uri="http://schemas.openxmlformats.org/drawingml/2006/picture">
                <pic:pic>
                  <pic:nvPicPr>
                    <pic:cNvPr descr="C:\Users\SENA\AppData\Local\Microsoft\Windows\INetCache\Content.MSO\FF291952.tmp" id="0" name="image21.png"/>
                    <pic:cNvPicPr preferRelativeResize="0"/>
                  </pic:nvPicPr>
                  <pic:blipFill>
                    <a:blip r:embed="rId15"/>
                    <a:srcRect b="0" l="0" r="0" t="0"/>
                    <a:stretch>
                      <a:fillRect/>
                    </a:stretch>
                  </pic:blipFill>
                  <pic:spPr>
                    <a:xfrm>
                      <a:off x="0" y="0"/>
                      <a:ext cx="5534346" cy="2781461"/>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numPr>
          <w:ilvl w:val="0"/>
          <w:numId w:val="23"/>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Si su restaurante tuviera un chat bot en la página web, ¿qué funciones le parecerían más útiles?</w:t>
      </w:r>
    </w:p>
    <w:p w:rsidR="00000000" w:rsidDel="00000000" w:rsidP="00000000" w:rsidRDefault="00000000" w:rsidRPr="00000000" w14:paraId="000000E5">
      <w:pPr>
        <w:numPr>
          <w:ilvl w:val="0"/>
          <w:numId w:val="17"/>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Tomar pedidos</w:t>
      </w:r>
    </w:p>
    <w:p w:rsidR="00000000" w:rsidDel="00000000" w:rsidP="00000000" w:rsidRDefault="00000000" w:rsidRPr="00000000" w14:paraId="000000E6">
      <w:pPr>
        <w:numPr>
          <w:ilvl w:val="0"/>
          <w:numId w:val="17"/>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Responder preguntas frecuentes</w:t>
      </w:r>
    </w:p>
    <w:p w:rsidR="00000000" w:rsidDel="00000000" w:rsidP="00000000" w:rsidRDefault="00000000" w:rsidRPr="00000000" w14:paraId="000000E7">
      <w:pPr>
        <w:numPr>
          <w:ilvl w:val="0"/>
          <w:numId w:val="17"/>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Sugerir platos o combinaciones</w:t>
      </w:r>
    </w:p>
    <w:p w:rsidR="00000000" w:rsidDel="00000000" w:rsidP="00000000" w:rsidRDefault="00000000" w:rsidRPr="00000000" w14:paraId="000000E8">
      <w:pPr>
        <w:numPr>
          <w:ilvl w:val="0"/>
          <w:numId w:val="17"/>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Facilitar pagos</w:t>
      </w:r>
    </w:p>
    <w:p w:rsidR="00000000" w:rsidDel="00000000" w:rsidP="00000000" w:rsidRDefault="00000000" w:rsidRPr="00000000" w14:paraId="000000E9">
      <w:pPr>
        <w:ind w:left="36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5372990" cy="2686495"/>
            <wp:effectExtent b="0" l="0" r="0" t="0"/>
            <wp:docPr descr="C:\Users\SENA\AppData\Local\Microsoft\Windows\INetCache\Content.MSO\1F449530.tmp" id="17" name="image12.png"/>
            <a:graphic>
              <a:graphicData uri="http://schemas.openxmlformats.org/drawingml/2006/picture">
                <pic:pic>
                  <pic:nvPicPr>
                    <pic:cNvPr descr="C:\Users\SENA\AppData\Local\Microsoft\Windows\INetCache\Content.MSO\1F449530.tmp" id="0" name="image12.png"/>
                    <pic:cNvPicPr preferRelativeResize="0"/>
                  </pic:nvPicPr>
                  <pic:blipFill>
                    <a:blip r:embed="rId16"/>
                    <a:srcRect b="0" l="0" r="0" t="0"/>
                    <a:stretch>
                      <a:fillRect/>
                    </a:stretch>
                  </pic:blipFill>
                  <pic:spPr>
                    <a:xfrm>
                      <a:off x="0" y="0"/>
                      <a:ext cx="5372990" cy="2686495"/>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numPr>
          <w:ilvl w:val="0"/>
          <w:numId w:val="23"/>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¿Le interesaría tener un sistema de fidelización para tus clientes más frecuentes?</w:t>
      </w:r>
    </w:p>
    <w:p w:rsidR="00000000" w:rsidDel="00000000" w:rsidP="00000000" w:rsidRDefault="00000000" w:rsidRPr="00000000" w14:paraId="000000EB">
      <w:pPr>
        <w:numPr>
          <w:ilvl w:val="0"/>
          <w:numId w:val="18"/>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Sí</w:t>
      </w:r>
    </w:p>
    <w:p w:rsidR="00000000" w:rsidDel="00000000" w:rsidP="00000000" w:rsidRDefault="00000000" w:rsidRPr="00000000" w14:paraId="000000EC">
      <w:pPr>
        <w:numPr>
          <w:ilvl w:val="0"/>
          <w:numId w:val="18"/>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No</w:t>
      </w:r>
    </w:p>
    <w:p w:rsidR="00000000" w:rsidDel="00000000" w:rsidP="00000000" w:rsidRDefault="00000000" w:rsidRPr="00000000" w14:paraId="000000ED">
      <w:pPr>
        <w:ind w:left="36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6087665" cy="2962854"/>
            <wp:effectExtent b="0" l="0" r="0" t="0"/>
            <wp:docPr descr="C:\Users\SENA\AppData\Local\Microsoft\Windows\INetCache\Content.MSO\66FBE488.tmp" id="15" name="image11.png"/>
            <a:graphic>
              <a:graphicData uri="http://schemas.openxmlformats.org/drawingml/2006/picture">
                <pic:pic>
                  <pic:nvPicPr>
                    <pic:cNvPr descr="C:\Users\SENA\AppData\Local\Microsoft\Windows\INetCache\Content.MSO\66FBE488.tmp" id="0" name="image11.png"/>
                    <pic:cNvPicPr preferRelativeResize="0"/>
                  </pic:nvPicPr>
                  <pic:blipFill>
                    <a:blip r:embed="rId17"/>
                    <a:srcRect b="0" l="0" r="0" t="0"/>
                    <a:stretch>
                      <a:fillRect/>
                    </a:stretch>
                  </pic:blipFill>
                  <pic:spPr>
                    <a:xfrm>
                      <a:off x="0" y="0"/>
                      <a:ext cx="6087665" cy="2962854"/>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numPr>
          <w:ilvl w:val="0"/>
          <w:numId w:val="23"/>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Si se implementara un sistema de fidelización, ¿qué tipo de recompensas quisiera ofrecer? (puede elegir varias)</w:t>
      </w:r>
    </w:p>
    <w:p w:rsidR="00000000" w:rsidDel="00000000" w:rsidP="00000000" w:rsidRDefault="00000000" w:rsidRPr="00000000" w14:paraId="000000EF">
      <w:pPr>
        <w:numPr>
          <w:ilvl w:val="0"/>
          <w:numId w:val="19"/>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Descuentos en próximos pedidos</w:t>
      </w:r>
    </w:p>
    <w:p w:rsidR="00000000" w:rsidDel="00000000" w:rsidP="00000000" w:rsidRDefault="00000000" w:rsidRPr="00000000" w14:paraId="000000F0">
      <w:pPr>
        <w:numPr>
          <w:ilvl w:val="0"/>
          <w:numId w:val="19"/>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Regalos o productos gratis</w:t>
      </w:r>
    </w:p>
    <w:p w:rsidR="00000000" w:rsidDel="00000000" w:rsidP="00000000" w:rsidRDefault="00000000" w:rsidRPr="00000000" w14:paraId="000000F1">
      <w:pPr>
        <w:numPr>
          <w:ilvl w:val="0"/>
          <w:numId w:val="19"/>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Puntos para canjear</w:t>
      </w:r>
    </w:p>
    <w:p w:rsidR="00000000" w:rsidDel="00000000" w:rsidP="00000000" w:rsidRDefault="00000000" w:rsidRPr="00000000" w14:paraId="000000F2">
      <w:pPr>
        <w:numPr>
          <w:ilvl w:val="0"/>
          <w:numId w:val="19"/>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Acceso a promociones especiales</w:t>
      </w:r>
    </w:p>
    <w:p w:rsidR="00000000" w:rsidDel="00000000" w:rsidP="00000000" w:rsidRDefault="00000000" w:rsidRPr="00000000" w14:paraId="000000F3">
      <w:pPr>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5544690" cy="3048627"/>
            <wp:effectExtent b="0" l="0" r="0" t="0"/>
            <wp:docPr descr="C:\Users\SENA\AppData\Local\Microsoft\Windows\INetCache\Content.MSO\3C7D22BE.tmp" id="16" name="image10.png"/>
            <a:graphic>
              <a:graphicData uri="http://schemas.openxmlformats.org/drawingml/2006/picture">
                <pic:pic>
                  <pic:nvPicPr>
                    <pic:cNvPr descr="C:\Users\SENA\AppData\Local\Microsoft\Windows\INetCache\Content.MSO\3C7D22BE.tmp" id="0" name="image10.png"/>
                    <pic:cNvPicPr preferRelativeResize="0"/>
                  </pic:nvPicPr>
                  <pic:blipFill>
                    <a:blip r:embed="rId18"/>
                    <a:srcRect b="0" l="0" r="0" t="0"/>
                    <a:stretch>
                      <a:fillRect/>
                    </a:stretch>
                  </pic:blipFill>
                  <pic:spPr>
                    <a:xfrm>
                      <a:off x="0" y="0"/>
                      <a:ext cx="5544690" cy="3048627"/>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numPr>
          <w:ilvl w:val="0"/>
          <w:numId w:val="23"/>
        </w:numPr>
        <w:pBdr>
          <w:top w:space="0" w:sz="0" w:val="nil"/>
          <w:left w:space="0" w:sz="0" w:val="nil"/>
          <w:bottom w:space="0" w:sz="0" w:val="nil"/>
          <w:right w:space="0" w:sz="0" w:val="nil"/>
          <w:between w:space="0" w:sz="0" w:val="nil"/>
        </w:pBdr>
        <w:ind w:left="720" w:hanging="36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La implementación del software, ¿qué tan urgente es para usted?</w:t>
      </w:r>
    </w:p>
    <w:p w:rsidR="00000000" w:rsidDel="00000000" w:rsidP="00000000" w:rsidRDefault="00000000" w:rsidRPr="00000000" w14:paraId="000000F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Muy urgente (menos de 1 mes)</w:t>
      </w:r>
    </w:p>
    <w:p w:rsidR="00000000" w:rsidDel="00000000" w:rsidP="00000000" w:rsidRDefault="00000000" w:rsidRPr="00000000" w14:paraId="000000F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Mediano plazo (1 a 3 meses)</w:t>
      </w:r>
    </w:p>
    <w:p w:rsidR="00000000" w:rsidDel="00000000" w:rsidP="00000000" w:rsidRDefault="00000000" w:rsidRPr="00000000" w14:paraId="000000F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tengo prisa</w:t>
      </w:r>
    </w:p>
    <w:p w:rsidR="00000000" w:rsidDel="00000000" w:rsidP="00000000" w:rsidRDefault="00000000" w:rsidRPr="00000000" w14:paraId="000000F8">
      <w:pPr>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5754504" cy="2791506"/>
            <wp:effectExtent b="0" l="0" r="0" t="0"/>
            <wp:docPr descr="C:\Users\SENA\AppData\Local\Microsoft\Windows\INetCache\Content.MSO\DA2ECEA.tmp" id="18" name="image13.png"/>
            <a:graphic>
              <a:graphicData uri="http://schemas.openxmlformats.org/drawingml/2006/picture">
                <pic:pic>
                  <pic:nvPicPr>
                    <pic:cNvPr descr="C:\Users\SENA\AppData\Local\Microsoft\Windows\INetCache\Content.MSO\DA2ECEA.tmp" id="0" name="image13.png"/>
                    <pic:cNvPicPr preferRelativeResize="0"/>
                  </pic:nvPicPr>
                  <pic:blipFill>
                    <a:blip r:embed="rId19"/>
                    <a:srcRect b="0" l="0" r="0" t="0"/>
                    <a:stretch>
                      <a:fillRect/>
                    </a:stretch>
                  </pic:blipFill>
                  <pic:spPr>
                    <a:xfrm>
                      <a:off x="0" y="0"/>
                      <a:ext cx="5754504" cy="2791506"/>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numPr>
          <w:ilvl w:val="0"/>
          <w:numId w:val="23"/>
        </w:numPr>
        <w:pBdr>
          <w:top w:space="0" w:sz="0" w:val="nil"/>
          <w:left w:space="0" w:sz="0" w:val="nil"/>
          <w:bottom w:space="0" w:sz="0" w:val="nil"/>
          <w:right w:space="0" w:sz="0" w:val="nil"/>
          <w:between w:space="0" w:sz="0" w:val="nil"/>
        </w:pBdr>
        <w:ind w:left="720" w:hanging="36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¿Le gustaría recibir soporte o capacitaciones continuas para aprovechar al máximo el software?</w:t>
      </w:r>
    </w:p>
    <w:p w:rsidR="00000000" w:rsidDel="00000000" w:rsidP="00000000" w:rsidRDefault="00000000" w:rsidRPr="00000000" w14:paraId="000000F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Sí</w:t>
      </w:r>
    </w:p>
    <w:p w:rsidR="00000000" w:rsidDel="00000000" w:rsidP="00000000" w:rsidRDefault="00000000" w:rsidRPr="00000000" w14:paraId="000000F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p w:rsidR="00000000" w:rsidDel="00000000" w:rsidP="00000000" w:rsidRDefault="00000000" w:rsidRPr="00000000" w14:paraId="000000FC">
      <w:pPr>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6172767" cy="2972073"/>
            <wp:effectExtent b="0" l="0" r="0" t="0"/>
            <wp:docPr descr="C:\Users\SENA\AppData\Local\Microsoft\Windows\INetCache\Content.MSO\B84423D6.tmp" id="19" name="image20.png"/>
            <a:graphic>
              <a:graphicData uri="http://schemas.openxmlformats.org/drawingml/2006/picture">
                <pic:pic>
                  <pic:nvPicPr>
                    <pic:cNvPr descr="C:\Users\SENA\AppData\Local\Microsoft\Windows\INetCache\Content.MSO\B84423D6.tmp" id="0" name="image20.png"/>
                    <pic:cNvPicPr preferRelativeResize="0"/>
                  </pic:nvPicPr>
                  <pic:blipFill>
                    <a:blip r:embed="rId20"/>
                    <a:srcRect b="0" l="0" r="0" t="0"/>
                    <a:stretch>
                      <a:fillRect/>
                    </a:stretch>
                  </pic:blipFill>
                  <pic:spPr>
                    <a:xfrm>
                      <a:off x="0" y="0"/>
                      <a:ext cx="6172767" cy="2972073"/>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numPr>
          <w:ilvl w:val="0"/>
          <w:numId w:val="23"/>
        </w:numPr>
        <w:pBdr>
          <w:top w:space="0" w:sz="0" w:val="nil"/>
          <w:left w:space="0" w:sz="0" w:val="nil"/>
          <w:bottom w:space="0" w:sz="0" w:val="nil"/>
          <w:right w:space="0" w:sz="0" w:val="nil"/>
          <w:between w:space="0" w:sz="0" w:val="nil"/>
        </w:pBdr>
        <w:ind w:left="720" w:hanging="36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¿Cuántas personas de su equipo cree que usarían la plataforma de software?</w:t>
      </w:r>
    </w:p>
    <w:p w:rsidR="00000000" w:rsidDel="00000000" w:rsidP="00000000" w:rsidRDefault="00000000" w:rsidRPr="00000000" w14:paraId="000000F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Entre 1 y 5</w:t>
      </w:r>
    </w:p>
    <w:p w:rsidR="00000000" w:rsidDel="00000000" w:rsidP="00000000" w:rsidRDefault="00000000" w:rsidRPr="00000000" w14:paraId="000000F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Entre 6 y 10</w:t>
      </w:r>
    </w:p>
    <w:p w:rsidR="00000000" w:rsidDel="00000000" w:rsidP="00000000" w:rsidRDefault="00000000" w:rsidRPr="00000000" w14:paraId="0000010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Más de 10</w:t>
      </w:r>
    </w:p>
    <w:p w:rsidR="00000000" w:rsidDel="00000000" w:rsidP="00000000" w:rsidRDefault="00000000" w:rsidRPr="00000000" w14:paraId="00000101">
      <w:pPr>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5458437" cy="2448199"/>
            <wp:effectExtent b="0" l="0" r="0" t="0"/>
            <wp:docPr descr="C:\Users\SENA\AppData\Local\Microsoft\Windows\INetCache\Content.MSO\32C5F654.tmp" id="20" name="image15.png"/>
            <a:graphic>
              <a:graphicData uri="http://schemas.openxmlformats.org/drawingml/2006/picture">
                <pic:pic>
                  <pic:nvPicPr>
                    <pic:cNvPr descr="C:\Users\SENA\AppData\Local\Microsoft\Windows\INetCache\Content.MSO\32C5F654.tmp" id="0" name="image15.png"/>
                    <pic:cNvPicPr preferRelativeResize="0"/>
                  </pic:nvPicPr>
                  <pic:blipFill>
                    <a:blip r:embed="rId21"/>
                    <a:srcRect b="0" l="0" r="0" t="0"/>
                    <a:stretch>
                      <a:fillRect/>
                    </a:stretch>
                  </pic:blipFill>
                  <pic:spPr>
                    <a:xfrm>
                      <a:off x="0" y="0"/>
                      <a:ext cx="5458437" cy="2448199"/>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numPr>
          <w:ilvl w:val="0"/>
          <w:numId w:val="23"/>
        </w:numPr>
        <w:pBdr>
          <w:top w:space="0" w:sz="0" w:val="nil"/>
          <w:left w:space="0" w:sz="0" w:val="nil"/>
          <w:bottom w:space="0" w:sz="0" w:val="nil"/>
          <w:right w:space="0" w:sz="0" w:val="nil"/>
          <w:between w:space="0" w:sz="0" w:val="nil"/>
        </w:pBdr>
        <w:ind w:left="720" w:hanging="36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Además de lo mencionado, ¿qué otra herramienta o funcionalidad le gustaría que el software incluyera?</w:t>
      </w:r>
    </w:p>
    <w:p w:rsidR="00000000" w:rsidDel="00000000" w:rsidP="00000000" w:rsidRDefault="00000000" w:rsidRPr="00000000" w14:paraId="00000103">
      <w:pPr>
        <w:ind w:left="36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0" distT="0" distL="0" distR="0">
            <wp:extent cx="5400967" cy="3848308"/>
            <wp:effectExtent b="0" l="0" r="0" t="0"/>
            <wp:docPr id="21"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5400967" cy="3848308"/>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numPr>
          <w:ilvl w:val="0"/>
          <w:numId w:val="23"/>
        </w:numPr>
        <w:pBdr>
          <w:top w:space="0" w:sz="0" w:val="nil"/>
          <w:left w:space="0" w:sz="0" w:val="nil"/>
          <w:bottom w:space="0" w:sz="0" w:val="nil"/>
          <w:right w:space="0" w:sz="0" w:val="nil"/>
          <w:between w:space="0" w:sz="0" w:val="nil"/>
        </w:pBdr>
        <w:ind w:left="720" w:hanging="36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Finalmente, ¿hay algún otro comentario o sugerencia que quiera compartir sobre lo que espera de esta solución?</w:t>
      </w:r>
    </w:p>
    <w:p w:rsidR="00000000" w:rsidDel="00000000" w:rsidP="00000000" w:rsidRDefault="00000000" w:rsidRPr="00000000" w14:paraId="00000105">
      <w:pPr>
        <w:tabs>
          <w:tab w:val="left" w:leader="none" w:pos="1530"/>
        </w:tabs>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0" distT="0" distL="0" distR="0">
            <wp:extent cx="5695950" cy="2181225"/>
            <wp:effectExtent b="0" l="0" r="0" t="0"/>
            <wp:docPr id="22"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695950" cy="2181225"/>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pStyle w:val="Heading2"/>
        <w:rPr/>
      </w:pPr>
      <w:bookmarkStart w:colFirst="0" w:colLast="0" w:name="_heading=h.y57qzrluuih2" w:id="17"/>
      <w:bookmarkEnd w:id="17"/>
      <w:r w:rsidDel="00000000" w:rsidR="00000000" w:rsidRPr="00000000">
        <w:rPr>
          <w:rtl w:val="0"/>
        </w:rPr>
        <w:t xml:space="preserve">1.14 Análisis del cuestionario</w:t>
      </w:r>
    </w:p>
    <w:p w:rsidR="00000000" w:rsidDel="00000000" w:rsidP="00000000" w:rsidRDefault="00000000" w:rsidRPr="00000000" w14:paraId="0000010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cuestionario se aplicó a 9 emprendimientos y nos permitió identificar que el restaurante trabaja con un solo local y que la mayor dificultad está en el control de inventario, el cual genera pérdidas y desajustes frecuentes. También evidenciamos la necesidad de un menú digital que facilite actualizaciones, así como un sistema de pedidos a domicilio con diferentes métodos de pago. A los propietarios les gusta la posibilidad de implementar un plan de fidelización para atraer clientes frecuentes. Además, se evidencio el interés en un software que sea útil, intuitivo y de fácil uso para todo el personal.</w:t>
      </w:r>
    </w:p>
    <w:p w:rsidR="00000000" w:rsidDel="00000000" w:rsidP="00000000" w:rsidRDefault="00000000" w:rsidRPr="00000000" w14:paraId="00000108">
      <w:pPr>
        <w:pStyle w:val="Heading2"/>
        <w:rPr/>
      </w:pPr>
      <w:bookmarkStart w:colFirst="0" w:colLast="0" w:name="_heading=h.w9uo49qodyo9" w:id="18"/>
      <w:bookmarkEnd w:id="18"/>
      <w:r w:rsidDel="00000000" w:rsidR="00000000" w:rsidRPr="00000000">
        <w:rPr>
          <w:rtl w:val="0"/>
        </w:rPr>
        <w:t xml:space="preserve">1.15 Entrevista</w:t>
      </w:r>
    </w:p>
    <w:p w:rsidR="00000000" w:rsidDel="00000000" w:rsidP="00000000" w:rsidRDefault="00000000" w:rsidRPr="00000000" w14:paraId="00000109">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Entrevista para La Barra Del Sabor: Sabor Express</w:t>
      </w:r>
    </w:p>
    <w:p w:rsidR="00000000" w:rsidDel="00000000" w:rsidP="00000000" w:rsidRDefault="00000000" w:rsidRPr="00000000" w14:paraId="0000010A">
      <w:pPr>
        <w:numPr>
          <w:ilvl w:val="0"/>
          <w:numId w:val="25"/>
        </w:numPr>
        <w:pBdr>
          <w:top w:space="0" w:sz="0" w:val="nil"/>
          <w:left w:space="0" w:sz="0" w:val="nil"/>
          <w:bottom w:space="0" w:sz="0" w:val="nil"/>
          <w:right w:space="0" w:sz="0" w:val="nil"/>
          <w:between w:space="0" w:sz="0" w:val="nil"/>
        </w:pBdr>
        <w:spacing w:after="0" w:before="240" w:lineRule="auto"/>
        <w:ind w:left="720" w:hanging="36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Para empezar, ¿cómo describiría las operaciones actuales de su negocio? Es decir, ¿cómo se mueve el restaurante cotidianamente?</w:t>
        <w:br w:type="textWrapping"/>
      </w:r>
      <w:r w:rsidDel="00000000" w:rsidR="00000000" w:rsidRPr="00000000">
        <w:rPr>
          <w:rFonts w:ascii="Calibri" w:cs="Calibri" w:eastAsia="Calibri" w:hAnsi="Calibri"/>
          <w:color w:val="000000"/>
          <w:sz w:val="24"/>
          <w:szCs w:val="24"/>
          <w:rtl w:val="0"/>
        </w:rPr>
        <w:t xml:space="preserve">Trabajan con herramientas básicas, los meseros toman los pedidos, los pasan a la cocina. Para los domicilios usan WhatsApp o llamadas, y el inventario lo manejan en un Excel.</w:t>
      </w: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pacing w:after="0" w:lineRule="auto"/>
        <w:ind w:left="720" w:firstLine="0"/>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10C">
      <w:pPr>
        <w:numPr>
          <w:ilvl w:val="0"/>
          <w:numId w:val="26"/>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Si tuviera que señalar un reto grande, ¿cuál diría que es el principal problema en la gestión de su restaurante?</w:t>
        <w:br w:type="textWrapping"/>
      </w:r>
      <w:r w:rsidDel="00000000" w:rsidR="00000000" w:rsidRPr="00000000">
        <w:rPr>
          <w:rFonts w:ascii="Calibri" w:cs="Calibri" w:eastAsia="Calibri" w:hAnsi="Calibri"/>
          <w:color w:val="000000"/>
          <w:sz w:val="24"/>
          <w:szCs w:val="24"/>
          <w:rtl w:val="0"/>
        </w:rPr>
        <w:t xml:space="preserve">El inventario fue el principal reto que señalaron porque muchas veces no saben cuanta materia prima tienen y a veces se quedan sin materia en servicio o compran de más.</w:t>
      </w: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pacing w:after="0" w:lineRule="auto"/>
        <w:ind w:left="720" w:firstLine="0"/>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10E">
      <w:pPr>
        <w:numPr>
          <w:ilvl w:val="0"/>
          <w:numId w:val="26"/>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Hablando de herramientas, ¿qué tipo de software o aplicaciones usa hoy para manejar inventario, pedidos o la atención al cliente?</w:t>
        <w:br w:type="textWrapping"/>
      </w:r>
      <w:r w:rsidDel="00000000" w:rsidR="00000000" w:rsidRPr="00000000">
        <w:rPr>
          <w:rFonts w:ascii="Calibri" w:cs="Calibri" w:eastAsia="Calibri" w:hAnsi="Calibri"/>
          <w:color w:val="000000"/>
          <w:sz w:val="24"/>
          <w:szCs w:val="24"/>
          <w:rtl w:val="0"/>
        </w:rPr>
        <w:t xml:space="preserve">Ninguno, solo WhatsApp y Excel </w:t>
      </w: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pacing w:after="0" w:lineRule="auto"/>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110">
      <w:pPr>
        <w:numPr>
          <w:ilvl w:val="0"/>
          <w:numId w:val="26"/>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¿Le gustaría que la parte del inventario se maneje de forma más automática? ¿Por qué cree que eso le ayudaría?</w:t>
        <w:br w:type="textWrapping"/>
      </w:r>
      <w:r w:rsidDel="00000000" w:rsidR="00000000" w:rsidRPr="00000000">
        <w:rPr>
          <w:rFonts w:ascii="Calibri" w:cs="Calibri" w:eastAsia="Calibri" w:hAnsi="Calibri"/>
          <w:color w:val="000000"/>
          <w:sz w:val="24"/>
          <w:szCs w:val="24"/>
          <w:rtl w:val="0"/>
        </w:rPr>
        <w:t xml:space="preserve">Sí. Eso les ayudaría a tener más control, evitar desperdicios y pedir a tiempo lo que necesiten.</w:t>
      </w: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pacing w:after="0" w:lineRule="auto"/>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112">
      <w:pPr>
        <w:numPr>
          <w:ilvl w:val="0"/>
          <w:numId w:val="26"/>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Con respecto al menú, ¿cómo lo gestiona hoy? ¿Usa solo físico, digital o ambos? ¿Y cuál prefiere?</w:t>
        <w:br w:type="textWrapping"/>
      </w:r>
      <w:r w:rsidDel="00000000" w:rsidR="00000000" w:rsidRPr="00000000">
        <w:rPr>
          <w:rFonts w:ascii="Calibri" w:cs="Calibri" w:eastAsia="Calibri" w:hAnsi="Calibri"/>
          <w:color w:val="000000"/>
          <w:sz w:val="24"/>
          <w:szCs w:val="24"/>
          <w:rtl w:val="0"/>
        </w:rPr>
        <w:t xml:space="preserve">Solo físico. Creen que </w:t>
      </w:r>
      <w:r w:rsidDel="00000000" w:rsidR="00000000" w:rsidRPr="00000000">
        <w:rPr>
          <w:rFonts w:ascii="Calibri" w:cs="Calibri" w:eastAsia="Calibri" w:hAnsi="Calibri"/>
          <w:sz w:val="24"/>
          <w:szCs w:val="24"/>
          <w:rtl w:val="0"/>
        </w:rPr>
        <w:t xml:space="preserve">sería</w:t>
      </w:r>
      <w:r w:rsidDel="00000000" w:rsidR="00000000" w:rsidRPr="00000000">
        <w:rPr>
          <w:rFonts w:ascii="Calibri" w:cs="Calibri" w:eastAsia="Calibri" w:hAnsi="Calibri"/>
          <w:color w:val="000000"/>
          <w:sz w:val="24"/>
          <w:szCs w:val="24"/>
          <w:rtl w:val="0"/>
        </w:rPr>
        <w:t xml:space="preserve"> buena idea hacerlo digital ya que no deberían imprimir cada vez que lo quieren actualizar.</w:t>
      </w: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pacing w:after="0" w:lineRule="auto"/>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114">
      <w:pPr>
        <w:numPr>
          <w:ilvl w:val="0"/>
          <w:numId w:val="26"/>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En el caso de los pedidos en mesa, ¿qué tan importante sería para usted que los clientes pudieran pedir directamente desde su propio celular? ¿Cómo imagina que eso mejoraría su experiencia?</w:t>
        <w:br w:type="textWrapping"/>
      </w:r>
      <w:r w:rsidDel="00000000" w:rsidR="00000000" w:rsidRPr="00000000">
        <w:rPr>
          <w:rFonts w:ascii="Calibri" w:cs="Calibri" w:eastAsia="Calibri" w:hAnsi="Calibri"/>
          <w:color w:val="000000"/>
          <w:sz w:val="24"/>
          <w:szCs w:val="24"/>
          <w:rtl w:val="0"/>
        </w:rPr>
        <w:t xml:space="preserve">Importante. Porque así no tendrían que esperar al mesero y la cocina recibiría los pedidos inmediatamente. Eso mejoraría los tiempos de atención.</w:t>
      </w: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pacing w:after="0" w:lineRule="auto"/>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116">
      <w:pPr>
        <w:numPr>
          <w:ilvl w:val="0"/>
          <w:numId w:val="26"/>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En cuanto a los pedidos a domicilio, ¿qué dificultades a tenido hasta ahora? ¿Cómo cree que una plataforma podría hacer más fácil ese proceso?</w:t>
        <w:br w:type="textWrapping"/>
      </w:r>
      <w:r w:rsidDel="00000000" w:rsidR="00000000" w:rsidRPr="00000000">
        <w:rPr>
          <w:rFonts w:ascii="Calibri" w:cs="Calibri" w:eastAsia="Calibri" w:hAnsi="Calibri"/>
          <w:color w:val="000000"/>
          <w:sz w:val="24"/>
          <w:szCs w:val="24"/>
          <w:rtl w:val="0"/>
        </w:rPr>
        <w:t xml:space="preserve">No demasiados problemas, pero indican uno menor que es el desorden. A veces se confunden pedidos o se demoran. Una plataforma ayudaría a organizar todo y a que el cliente sepa cómo va su pedido.</w:t>
      </w: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pacing w:after="0" w:lineRule="auto"/>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118">
      <w:pPr>
        <w:numPr>
          <w:ilvl w:val="0"/>
          <w:numId w:val="26"/>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Chat Bot para la atención en línea, ¿qué funciones específicas le gustaría que tuviera para que realmente sea útil?</w:t>
        <w:br w:type="textWrapping"/>
      </w:r>
      <w:r w:rsidDel="00000000" w:rsidR="00000000" w:rsidRPr="00000000">
        <w:rPr>
          <w:rFonts w:ascii="Calibri" w:cs="Calibri" w:eastAsia="Calibri" w:hAnsi="Calibri"/>
          <w:color w:val="000000"/>
          <w:sz w:val="24"/>
          <w:szCs w:val="24"/>
          <w:rtl w:val="0"/>
        </w:rPr>
        <w:t xml:space="preserve">Que muestre el menú, reciba pedidos, responda preguntas básicas y le diga al cliente en qué estado va su domicilio.</w:t>
      </w: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pacing w:after="0" w:lineRule="auto"/>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11A">
      <w:pPr>
        <w:numPr>
          <w:ilvl w:val="0"/>
          <w:numId w:val="26"/>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Fidelización de clientes, ¿qué beneficios o incentivos cree que serían atractivos para que los clientes vuelvan con frecuencia?</w:t>
        <w:br w:type="textWrapping"/>
      </w:r>
      <w:r w:rsidDel="00000000" w:rsidR="00000000" w:rsidRPr="00000000">
        <w:rPr>
          <w:rFonts w:ascii="Calibri" w:cs="Calibri" w:eastAsia="Calibri" w:hAnsi="Calibri"/>
          <w:color w:val="000000"/>
          <w:sz w:val="24"/>
          <w:szCs w:val="24"/>
          <w:rtl w:val="0"/>
        </w:rPr>
        <w:t xml:space="preserve">Descuentos, creen que puntos acumulables o promociones especiales </w:t>
      </w:r>
      <w:r w:rsidDel="00000000" w:rsidR="00000000" w:rsidRPr="00000000">
        <w:rPr>
          <w:rFonts w:ascii="Calibri" w:cs="Calibri" w:eastAsia="Calibri" w:hAnsi="Calibri"/>
          <w:sz w:val="24"/>
          <w:szCs w:val="24"/>
          <w:rtl w:val="0"/>
        </w:rPr>
        <w:t xml:space="preserve">animarían</w:t>
      </w:r>
      <w:r w:rsidDel="00000000" w:rsidR="00000000" w:rsidRPr="00000000">
        <w:rPr>
          <w:rFonts w:ascii="Calibri" w:cs="Calibri" w:eastAsia="Calibri" w:hAnsi="Calibri"/>
          <w:color w:val="000000"/>
          <w:sz w:val="24"/>
          <w:szCs w:val="24"/>
          <w:rtl w:val="0"/>
        </w:rPr>
        <w:t xml:space="preserve"> a los clientes a volver.</w:t>
      </w: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pacing w:after="0" w:lineRule="auto"/>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11C">
      <w:pPr>
        <w:numPr>
          <w:ilvl w:val="0"/>
          <w:numId w:val="26"/>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Además de lo que hablamos, ¿qué otros servicios o herramientas cree que podrían ser útiles para el día a día del restaurante?</w:t>
        <w:br w:type="textWrapping"/>
      </w:r>
      <w:r w:rsidDel="00000000" w:rsidR="00000000" w:rsidRPr="00000000">
        <w:rPr>
          <w:rFonts w:ascii="Calibri" w:cs="Calibri" w:eastAsia="Calibri" w:hAnsi="Calibri"/>
          <w:color w:val="000000"/>
          <w:sz w:val="24"/>
          <w:szCs w:val="24"/>
          <w:rtl w:val="0"/>
        </w:rPr>
        <w:t xml:space="preserve">Un sistema que me muestre qué platos se venden más y en qué días tienen una mayor carga de trabajo.</w:t>
      </w: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pacing w:after="0" w:lineRule="auto"/>
        <w:ind w:left="720" w:firstLine="0"/>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11E">
      <w:pPr>
        <w:numPr>
          <w:ilvl w:val="0"/>
          <w:numId w:val="26"/>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Si tuviera que priorizar, ¿qué área mejorarías con el software? Por ejemplo: inventario, pedidos o atención al cliente.</w:t>
        <w:br w:type="textWrapping"/>
      </w:r>
      <w:r w:rsidDel="00000000" w:rsidR="00000000" w:rsidRPr="00000000">
        <w:rPr>
          <w:rFonts w:ascii="Calibri" w:cs="Calibri" w:eastAsia="Calibri" w:hAnsi="Calibri"/>
          <w:color w:val="000000"/>
          <w:sz w:val="24"/>
          <w:szCs w:val="24"/>
          <w:rtl w:val="0"/>
        </w:rPr>
        <w:t xml:space="preserve">Primero el inventario, después los pedidos, y de último la atención al cliente.</w:t>
      </w: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pacing w:after="0" w:lineRule="auto"/>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120">
      <w:pPr>
        <w:numPr>
          <w:ilvl w:val="0"/>
          <w:numId w:val="26"/>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Hablando del equipo de trabajo, ¿qué tan importante es para usted la capacitación para usar una nueva herramienta? ¿Preferiría que sea muy intuitiva o que reciban una formación más formal?</w:t>
        <w:br w:type="textWrapping"/>
      </w:r>
      <w:r w:rsidDel="00000000" w:rsidR="00000000" w:rsidRPr="00000000">
        <w:rPr>
          <w:rFonts w:ascii="Calibri" w:cs="Calibri" w:eastAsia="Calibri" w:hAnsi="Calibri"/>
          <w:color w:val="000000"/>
          <w:sz w:val="24"/>
          <w:szCs w:val="24"/>
          <w:rtl w:val="0"/>
        </w:rPr>
        <w:t xml:space="preserve">Lo ideal es que sea fácil de usar. Si es necesaria dar capacitación, debería ser algo sencillo y corto. Ya que no son expertos en tecnología.</w:t>
      </w: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pacing w:after="0" w:lineRule="auto"/>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122">
      <w:pPr>
        <w:numPr>
          <w:ilvl w:val="0"/>
          <w:numId w:val="26"/>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Para terminar, ¿hay alguna otra sugerencia o expectativa que quiera compartir sobre lo que esperas de este software y cómo podría ayudar a tu negocio?</w:t>
      </w:r>
    </w:p>
    <w:p w:rsidR="00000000" w:rsidDel="00000000" w:rsidP="00000000" w:rsidRDefault="00000000" w:rsidRPr="00000000" w14:paraId="00000123">
      <w:pPr>
        <w:pBdr>
          <w:top w:space="0" w:sz="0" w:val="nil"/>
          <w:left w:space="0" w:sz="0" w:val="nil"/>
          <w:bottom w:space="0" w:sz="0" w:val="nil"/>
          <w:right w:space="0" w:sz="0" w:val="nil"/>
          <w:between w:space="0" w:sz="0" w:val="nil"/>
        </w:pBdr>
        <w:spacing w:after="240" w:lineRule="auto"/>
        <w:ind w:left="720"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Que ahorre tiempo, evite pérdidas y que ayude a que los clientes estén más cómodos con el servicio.</w:t>
      </w:r>
    </w:p>
    <w:p w:rsidR="00000000" w:rsidDel="00000000" w:rsidP="00000000" w:rsidRDefault="00000000" w:rsidRPr="00000000" w14:paraId="00000124">
      <w:pPr>
        <w:pStyle w:val="Heading2"/>
        <w:rPr/>
      </w:pPr>
      <w:bookmarkStart w:colFirst="0" w:colLast="0" w:name="_heading=h.ohubhscika79" w:id="19"/>
      <w:bookmarkEnd w:id="19"/>
      <w:r w:rsidDel="00000000" w:rsidR="00000000" w:rsidRPr="00000000">
        <w:rPr>
          <w:rtl w:val="0"/>
        </w:rPr>
        <w:t xml:space="preserve">1.16 Análisis de la entrevista</w:t>
      </w:r>
    </w:p>
    <w:p w:rsidR="00000000" w:rsidDel="00000000" w:rsidP="00000000" w:rsidRDefault="00000000" w:rsidRPr="00000000" w14:paraId="0000012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entrevista mostró que el problema central del negocio es el manejo manual del inventario, lo que afecta la atención y genera retrasos. Destacaron la importancia de modernizar el menú y así permitir que los clientes hagan pedidos desde el celular para agilizar la experiencia. Además, se evidenció la necesidad de organizar mejor los domicilios y contar con un Chat Bot que apoye la atención. El dueño comento que el software debe ser sencillo de manejar, sin necesidad de largas capacitaciones. En conclusión, buscan una herramienta que ahorre tiempo, evite pérdidas y mejore la satisfacción del cliente.</w:t>
      </w:r>
    </w:p>
    <w:p w:rsidR="00000000" w:rsidDel="00000000" w:rsidP="00000000" w:rsidRDefault="00000000" w:rsidRPr="00000000" w14:paraId="00000126">
      <w:pPr>
        <w:pStyle w:val="Heading2"/>
        <w:rPr/>
      </w:pPr>
      <w:bookmarkStart w:colFirst="0" w:colLast="0" w:name="_heading=h.g4sexj3s2lnc" w:id="20"/>
      <w:bookmarkEnd w:id="20"/>
      <w:r w:rsidDel="00000000" w:rsidR="00000000" w:rsidRPr="00000000">
        <w:rPr>
          <w:rtl w:val="0"/>
        </w:rPr>
        <w:t xml:space="preserve">1.17 Observación</w:t>
      </w:r>
    </w:p>
    <w:p w:rsidR="00000000" w:rsidDel="00000000" w:rsidP="00000000" w:rsidRDefault="00000000" w:rsidRPr="00000000" w14:paraId="00000127">
      <w:pPr>
        <w:jc w:val="both"/>
        <w:rPr>
          <w:rFonts w:ascii="Calibri" w:cs="Calibri" w:eastAsia="Calibri" w:hAnsi="Calibri"/>
          <w:sz w:val="24"/>
          <w:szCs w:val="24"/>
        </w:rPr>
      </w:pPr>
      <w:bookmarkStart w:colFirst="0" w:colLast="0" w:name="_heading=h.2uvr7l6b6k7l" w:id="21"/>
      <w:bookmarkEnd w:id="21"/>
      <w:r w:rsidDel="00000000" w:rsidR="00000000" w:rsidRPr="00000000">
        <w:rPr>
          <w:rFonts w:ascii="Calibri" w:cs="Calibri" w:eastAsia="Calibri" w:hAnsi="Calibri"/>
          <w:sz w:val="24"/>
          <w:szCs w:val="24"/>
          <w:rtl w:val="0"/>
        </w:rPr>
        <w:t xml:space="preserve">La observación realizada fue al personal encargado de la administración del restaurante La Barra del Sabor. Actualmente, el inventario se maneja en hojas de cálculo simples, lo que ocasiona errores y falta de control en los insumos. Los pedidos dentro del restaurante se toman por los meseros y se comunican directamente a la cocina, mientras que los domicilios se reciben a través de llamadas o WhatsApp, sin un sistema que unifique la información. El menú es en formato físico, lo que genera dificultades cada vez que lo deben actualizar ya sea precios o platos. Todo este manejo manual limita la organización y retrasa procesos que podrían ser más rápidos y organizados con una solución de software.</w:t>
      </w:r>
    </w:p>
    <w:p w:rsidR="00000000" w:rsidDel="00000000" w:rsidP="00000000" w:rsidRDefault="00000000" w:rsidRPr="00000000" w14:paraId="00000128">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9">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A">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B">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C">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D">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2E">
      <w:pPr>
        <w:pStyle w:val="Heading2"/>
        <w:rPr/>
      </w:pPr>
      <w:bookmarkStart w:colFirst="0" w:colLast="0" w:name="_heading=h.3he0yvu6dbj" w:id="22"/>
      <w:bookmarkEnd w:id="22"/>
      <w:r w:rsidDel="00000000" w:rsidR="00000000" w:rsidRPr="00000000">
        <w:rPr>
          <w:rtl w:val="0"/>
        </w:rPr>
        <w:t xml:space="preserve">1.18 Requerimientos Funcionales</w:t>
      </w:r>
    </w:p>
    <w:tbl>
      <w:tblPr>
        <w:tblStyle w:val="Table6"/>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2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Identificación del requerimiento:</w:t>
            </w:r>
          </w:p>
        </w:tc>
        <w:tc>
          <w:tcPr/>
          <w:p w:rsidR="00000000" w:rsidDel="00000000" w:rsidP="00000000" w:rsidRDefault="00000000" w:rsidRPr="00000000" w14:paraId="0000013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RF01</w:t>
            </w:r>
          </w:p>
        </w:tc>
      </w:tr>
      <w:tr>
        <w:trPr>
          <w:cantSplit w:val="0"/>
          <w:tblHeader w:val="0"/>
        </w:trPr>
        <w:tc>
          <w:tcPr/>
          <w:p w:rsidR="00000000" w:rsidDel="00000000" w:rsidP="00000000" w:rsidRDefault="00000000" w:rsidRPr="00000000" w14:paraId="0000013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Nombre del Requerimiento:</w:t>
            </w:r>
          </w:p>
        </w:tc>
        <w:tc>
          <w:tcPr/>
          <w:p w:rsidR="00000000" w:rsidDel="00000000" w:rsidP="00000000" w:rsidRDefault="00000000" w:rsidRPr="00000000" w14:paraId="0000013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Registrar usuarios</w:t>
            </w:r>
          </w:p>
        </w:tc>
      </w:tr>
      <w:tr>
        <w:trPr>
          <w:cantSplit w:val="0"/>
          <w:tblHeader w:val="0"/>
        </w:trPr>
        <w:tc>
          <w:tcPr/>
          <w:p w:rsidR="00000000" w:rsidDel="00000000" w:rsidP="00000000" w:rsidRDefault="00000000" w:rsidRPr="00000000" w14:paraId="0000013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Características:</w:t>
            </w:r>
          </w:p>
        </w:tc>
        <w:tc>
          <w:tcPr/>
          <w:p w:rsidR="00000000" w:rsidDel="00000000" w:rsidP="00000000" w:rsidRDefault="00000000" w:rsidRPr="00000000" w14:paraId="0000013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Permitir crear cuentas según rol (administrador, mesero, cajero o cliente).</w:t>
            </w:r>
          </w:p>
        </w:tc>
      </w:tr>
      <w:tr>
        <w:trPr>
          <w:cantSplit w:val="0"/>
          <w:tblHeader w:val="0"/>
        </w:trPr>
        <w:tc>
          <w:tcPr/>
          <w:p w:rsidR="00000000" w:rsidDel="00000000" w:rsidP="00000000" w:rsidRDefault="00000000" w:rsidRPr="00000000" w14:paraId="0000013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 del requerimiento:</w:t>
            </w:r>
          </w:p>
        </w:tc>
        <w:tc>
          <w:tcPr/>
          <w:p w:rsidR="00000000" w:rsidDel="00000000" w:rsidP="00000000" w:rsidRDefault="00000000" w:rsidRPr="00000000" w14:paraId="0000013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permitirá registrar usuarios y asignarles permisos de acuerdo a su rol.</w:t>
            </w:r>
          </w:p>
        </w:tc>
      </w:tr>
      <w:tr>
        <w:trPr>
          <w:cantSplit w:val="0"/>
          <w:tblHeader w:val="0"/>
        </w:trPr>
        <w:tc>
          <w:tcPr/>
          <w:p w:rsidR="00000000" w:rsidDel="00000000" w:rsidP="00000000" w:rsidRDefault="00000000" w:rsidRPr="00000000" w14:paraId="0000013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NO funcional:</w:t>
            </w:r>
          </w:p>
        </w:tc>
        <w:tc>
          <w:tcPr/>
          <w:p w:rsidR="00000000" w:rsidDel="00000000" w:rsidP="00000000" w:rsidRDefault="00000000" w:rsidRPr="00000000" w14:paraId="0000013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RNF04, RNF05</w:t>
            </w:r>
          </w:p>
        </w:tc>
      </w:tr>
      <w:tr>
        <w:trPr>
          <w:cantSplit w:val="0"/>
          <w:tblHeader w:val="0"/>
        </w:trPr>
        <w:tc>
          <w:tcPr/>
          <w:p w:rsidR="00000000" w:rsidDel="00000000" w:rsidP="00000000" w:rsidRDefault="00000000" w:rsidRPr="00000000" w14:paraId="0000013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 del requerimiento:</w:t>
            </w:r>
          </w:p>
        </w:tc>
        <w:tc>
          <w:tcPr/>
          <w:p w:rsidR="00000000" w:rsidDel="00000000" w:rsidP="00000000" w:rsidRDefault="00000000" w:rsidRPr="00000000" w14:paraId="0000013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Alta</w:t>
            </w:r>
          </w:p>
        </w:tc>
      </w:tr>
    </w:tbl>
    <w:p w:rsidR="00000000" w:rsidDel="00000000" w:rsidP="00000000" w:rsidRDefault="00000000" w:rsidRPr="00000000" w14:paraId="0000013B">
      <w:pPr>
        <w:rPr>
          <w:rFonts w:ascii="Calibri" w:cs="Calibri" w:eastAsia="Calibri" w:hAnsi="Calibri"/>
          <w:sz w:val="24"/>
          <w:szCs w:val="24"/>
        </w:rPr>
      </w:pPr>
      <w:r w:rsidDel="00000000" w:rsidR="00000000" w:rsidRPr="00000000">
        <w:rPr>
          <w:rtl w:val="0"/>
        </w:rPr>
      </w:r>
    </w:p>
    <w:tbl>
      <w:tblPr>
        <w:tblStyle w:val="Table7"/>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3C">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Identificación del requerimiento:</w:t>
            </w:r>
          </w:p>
        </w:tc>
        <w:tc>
          <w:tcPr/>
          <w:p w:rsidR="00000000" w:rsidDel="00000000" w:rsidP="00000000" w:rsidRDefault="00000000" w:rsidRPr="00000000" w14:paraId="0000013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RF02</w:t>
            </w:r>
          </w:p>
        </w:tc>
      </w:tr>
      <w:tr>
        <w:trPr>
          <w:cantSplit w:val="0"/>
          <w:tblHeader w:val="0"/>
        </w:trPr>
        <w:tc>
          <w:tcPr/>
          <w:p w:rsidR="00000000" w:rsidDel="00000000" w:rsidP="00000000" w:rsidRDefault="00000000" w:rsidRPr="00000000" w14:paraId="0000013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Nombre del Requerimiento:</w:t>
            </w:r>
          </w:p>
        </w:tc>
        <w:tc>
          <w:tcPr/>
          <w:p w:rsidR="00000000" w:rsidDel="00000000" w:rsidP="00000000" w:rsidRDefault="00000000" w:rsidRPr="00000000" w14:paraId="0000013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Iniciar sesión</w:t>
            </w:r>
          </w:p>
        </w:tc>
      </w:tr>
      <w:tr>
        <w:trPr>
          <w:cantSplit w:val="0"/>
          <w:tblHeader w:val="0"/>
        </w:trPr>
        <w:tc>
          <w:tcPr/>
          <w:p w:rsidR="00000000" w:rsidDel="00000000" w:rsidP="00000000" w:rsidRDefault="00000000" w:rsidRPr="00000000" w14:paraId="0000014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Características:</w:t>
            </w:r>
          </w:p>
        </w:tc>
        <w:tc>
          <w:tcPr/>
          <w:p w:rsidR="00000000" w:rsidDel="00000000" w:rsidP="00000000" w:rsidRDefault="00000000" w:rsidRPr="00000000" w14:paraId="0000014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Autenticación según el rol del usuario.</w:t>
            </w:r>
          </w:p>
        </w:tc>
      </w:tr>
      <w:tr>
        <w:trPr>
          <w:cantSplit w:val="0"/>
          <w:tblHeader w:val="0"/>
        </w:trPr>
        <w:tc>
          <w:tcPr/>
          <w:p w:rsidR="00000000" w:rsidDel="00000000" w:rsidP="00000000" w:rsidRDefault="00000000" w:rsidRPr="00000000" w14:paraId="0000014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 del requerimiento:</w:t>
            </w:r>
          </w:p>
        </w:tc>
        <w:tc>
          <w:tcPr/>
          <w:p w:rsidR="00000000" w:rsidDel="00000000" w:rsidP="00000000" w:rsidRDefault="00000000" w:rsidRPr="00000000" w14:paraId="0000014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Cada usuario deberá ingresar con credenciales para acceder a su perfil.</w:t>
            </w:r>
          </w:p>
        </w:tc>
      </w:tr>
      <w:tr>
        <w:trPr>
          <w:cantSplit w:val="0"/>
          <w:tblHeader w:val="0"/>
        </w:trPr>
        <w:tc>
          <w:tcPr/>
          <w:p w:rsidR="00000000" w:rsidDel="00000000" w:rsidP="00000000" w:rsidRDefault="00000000" w:rsidRPr="00000000" w14:paraId="0000014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NO funcional:</w:t>
            </w:r>
          </w:p>
        </w:tc>
        <w:tc>
          <w:tcPr/>
          <w:p w:rsidR="00000000" w:rsidDel="00000000" w:rsidP="00000000" w:rsidRDefault="00000000" w:rsidRPr="00000000" w14:paraId="0000014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RNF04, RNF05</w:t>
            </w:r>
          </w:p>
        </w:tc>
      </w:tr>
      <w:tr>
        <w:trPr>
          <w:cantSplit w:val="0"/>
          <w:tblHeader w:val="0"/>
        </w:trPr>
        <w:tc>
          <w:tcPr/>
          <w:p w:rsidR="00000000" w:rsidDel="00000000" w:rsidP="00000000" w:rsidRDefault="00000000" w:rsidRPr="00000000" w14:paraId="0000014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 del requerimiento:</w:t>
            </w:r>
          </w:p>
        </w:tc>
        <w:tc>
          <w:tcPr/>
          <w:p w:rsidR="00000000" w:rsidDel="00000000" w:rsidP="00000000" w:rsidRDefault="00000000" w:rsidRPr="00000000" w14:paraId="0000014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Alta</w:t>
            </w:r>
          </w:p>
        </w:tc>
      </w:tr>
    </w:tbl>
    <w:p w:rsidR="00000000" w:rsidDel="00000000" w:rsidP="00000000" w:rsidRDefault="00000000" w:rsidRPr="00000000" w14:paraId="00000148">
      <w:pPr>
        <w:rPr>
          <w:rFonts w:ascii="Calibri" w:cs="Calibri" w:eastAsia="Calibri" w:hAnsi="Calibri"/>
          <w:sz w:val="24"/>
          <w:szCs w:val="24"/>
        </w:rPr>
      </w:pPr>
      <w:r w:rsidDel="00000000" w:rsidR="00000000" w:rsidRPr="00000000">
        <w:rPr>
          <w:rtl w:val="0"/>
        </w:rPr>
      </w:r>
    </w:p>
    <w:tbl>
      <w:tblPr>
        <w:tblStyle w:val="Table8"/>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4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Identificación del requerimiento:</w:t>
            </w:r>
          </w:p>
        </w:tc>
        <w:tc>
          <w:tcPr/>
          <w:p w:rsidR="00000000" w:rsidDel="00000000" w:rsidP="00000000" w:rsidRDefault="00000000" w:rsidRPr="00000000" w14:paraId="0000014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RF03</w:t>
            </w:r>
          </w:p>
        </w:tc>
      </w:tr>
      <w:tr>
        <w:trPr>
          <w:cantSplit w:val="0"/>
          <w:tblHeader w:val="0"/>
        </w:trPr>
        <w:tc>
          <w:tcPr/>
          <w:p w:rsidR="00000000" w:rsidDel="00000000" w:rsidP="00000000" w:rsidRDefault="00000000" w:rsidRPr="00000000" w14:paraId="0000014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Nombre del Requerimiento:</w:t>
            </w:r>
          </w:p>
        </w:tc>
        <w:tc>
          <w:tcPr/>
          <w:p w:rsidR="00000000" w:rsidDel="00000000" w:rsidP="00000000" w:rsidRDefault="00000000" w:rsidRPr="00000000" w14:paraId="0000014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Gestionar inventario en tiempo real</w:t>
            </w:r>
          </w:p>
        </w:tc>
      </w:tr>
      <w:tr>
        <w:trPr>
          <w:cantSplit w:val="0"/>
          <w:tblHeader w:val="0"/>
        </w:trPr>
        <w:tc>
          <w:tcPr/>
          <w:p w:rsidR="00000000" w:rsidDel="00000000" w:rsidP="00000000" w:rsidRDefault="00000000" w:rsidRPr="00000000" w14:paraId="0000014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Características:</w:t>
            </w:r>
          </w:p>
        </w:tc>
        <w:tc>
          <w:tcPr/>
          <w:p w:rsidR="00000000" w:rsidDel="00000000" w:rsidP="00000000" w:rsidRDefault="00000000" w:rsidRPr="00000000" w14:paraId="0000014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Control dinámico de productos e insumos.</w:t>
            </w:r>
          </w:p>
        </w:tc>
      </w:tr>
      <w:tr>
        <w:trPr>
          <w:cantSplit w:val="0"/>
          <w:tblHeader w:val="0"/>
        </w:trPr>
        <w:tc>
          <w:tcPr/>
          <w:p w:rsidR="00000000" w:rsidDel="00000000" w:rsidP="00000000" w:rsidRDefault="00000000" w:rsidRPr="00000000" w14:paraId="0000014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 del requerimiento:</w:t>
            </w:r>
          </w:p>
        </w:tc>
        <w:tc>
          <w:tcPr/>
          <w:p w:rsidR="00000000" w:rsidDel="00000000" w:rsidP="00000000" w:rsidRDefault="00000000" w:rsidRPr="00000000" w14:paraId="0000015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Registrar entradas y salidas de inventario en tiempo real.</w:t>
            </w:r>
          </w:p>
        </w:tc>
      </w:tr>
      <w:tr>
        <w:trPr>
          <w:cantSplit w:val="0"/>
          <w:tblHeader w:val="0"/>
        </w:trPr>
        <w:tc>
          <w:tcPr/>
          <w:p w:rsidR="00000000" w:rsidDel="00000000" w:rsidP="00000000" w:rsidRDefault="00000000" w:rsidRPr="00000000" w14:paraId="0000015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NO funcional:</w:t>
            </w:r>
          </w:p>
        </w:tc>
        <w:tc>
          <w:tcPr/>
          <w:p w:rsidR="00000000" w:rsidDel="00000000" w:rsidP="00000000" w:rsidRDefault="00000000" w:rsidRPr="00000000" w14:paraId="0000015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RNF06, RNF07</w:t>
            </w:r>
          </w:p>
        </w:tc>
      </w:tr>
      <w:tr>
        <w:trPr>
          <w:cantSplit w:val="0"/>
          <w:tblHeader w:val="0"/>
        </w:trPr>
        <w:tc>
          <w:tcPr/>
          <w:p w:rsidR="00000000" w:rsidDel="00000000" w:rsidP="00000000" w:rsidRDefault="00000000" w:rsidRPr="00000000" w14:paraId="0000015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 del requerimiento:</w:t>
            </w:r>
          </w:p>
        </w:tc>
        <w:tc>
          <w:tcPr/>
          <w:p w:rsidR="00000000" w:rsidDel="00000000" w:rsidP="00000000" w:rsidRDefault="00000000" w:rsidRPr="00000000" w14:paraId="0000015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Alta</w:t>
            </w:r>
          </w:p>
        </w:tc>
      </w:tr>
    </w:tbl>
    <w:p w:rsidR="00000000" w:rsidDel="00000000" w:rsidP="00000000" w:rsidRDefault="00000000" w:rsidRPr="00000000" w14:paraId="00000155">
      <w:pPr>
        <w:rPr>
          <w:rFonts w:ascii="Calibri" w:cs="Calibri" w:eastAsia="Calibri" w:hAnsi="Calibri"/>
          <w:sz w:val="24"/>
          <w:szCs w:val="24"/>
        </w:rPr>
      </w:pPr>
      <w:r w:rsidDel="00000000" w:rsidR="00000000" w:rsidRPr="00000000">
        <w:rPr>
          <w:rtl w:val="0"/>
        </w:rPr>
      </w:r>
    </w:p>
    <w:tbl>
      <w:tblPr>
        <w:tblStyle w:val="Table9"/>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5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Identificación del requerimiento:</w:t>
            </w:r>
          </w:p>
        </w:tc>
        <w:tc>
          <w:tcPr/>
          <w:p w:rsidR="00000000" w:rsidDel="00000000" w:rsidP="00000000" w:rsidRDefault="00000000" w:rsidRPr="00000000" w14:paraId="0000015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RF04</w:t>
            </w:r>
          </w:p>
        </w:tc>
      </w:tr>
      <w:tr>
        <w:trPr>
          <w:cantSplit w:val="0"/>
          <w:tblHeader w:val="0"/>
        </w:trPr>
        <w:tc>
          <w:tcPr/>
          <w:p w:rsidR="00000000" w:rsidDel="00000000" w:rsidP="00000000" w:rsidRDefault="00000000" w:rsidRPr="00000000" w14:paraId="0000015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Nombre del Requerimiento:</w:t>
            </w:r>
          </w:p>
        </w:tc>
        <w:tc>
          <w:tcPr/>
          <w:p w:rsidR="00000000" w:rsidDel="00000000" w:rsidP="00000000" w:rsidRDefault="00000000" w:rsidRPr="00000000" w14:paraId="0000015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Generar alertas de stock bajo</w:t>
            </w:r>
          </w:p>
        </w:tc>
      </w:tr>
      <w:tr>
        <w:trPr>
          <w:cantSplit w:val="0"/>
          <w:tblHeader w:val="0"/>
        </w:trPr>
        <w:tc>
          <w:tcPr/>
          <w:p w:rsidR="00000000" w:rsidDel="00000000" w:rsidP="00000000" w:rsidRDefault="00000000" w:rsidRPr="00000000" w14:paraId="0000015A">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Características:</w:t>
            </w:r>
          </w:p>
        </w:tc>
        <w:tc>
          <w:tcPr/>
          <w:p w:rsidR="00000000" w:rsidDel="00000000" w:rsidP="00000000" w:rsidRDefault="00000000" w:rsidRPr="00000000" w14:paraId="0000015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Notificaciones automáticas.</w:t>
            </w:r>
          </w:p>
        </w:tc>
      </w:tr>
      <w:tr>
        <w:trPr>
          <w:cantSplit w:val="0"/>
          <w:tblHeader w:val="0"/>
        </w:trPr>
        <w:tc>
          <w:tcPr/>
          <w:p w:rsidR="00000000" w:rsidDel="00000000" w:rsidP="00000000" w:rsidRDefault="00000000" w:rsidRPr="00000000" w14:paraId="0000015C">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 del requerimiento:</w:t>
            </w:r>
          </w:p>
        </w:tc>
        <w:tc>
          <w:tcPr/>
          <w:p w:rsidR="00000000" w:rsidDel="00000000" w:rsidP="00000000" w:rsidRDefault="00000000" w:rsidRPr="00000000" w14:paraId="0000015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emitirá una alerta cuando el stock sea menor o igual al 15% del stock mínimo definido.</w:t>
            </w:r>
          </w:p>
        </w:tc>
      </w:tr>
      <w:tr>
        <w:trPr>
          <w:cantSplit w:val="0"/>
          <w:tblHeader w:val="0"/>
        </w:trPr>
        <w:tc>
          <w:tcPr/>
          <w:p w:rsidR="00000000" w:rsidDel="00000000" w:rsidP="00000000" w:rsidRDefault="00000000" w:rsidRPr="00000000" w14:paraId="0000015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NO funcional:</w:t>
            </w:r>
          </w:p>
        </w:tc>
        <w:tc>
          <w:tcPr/>
          <w:p w:rsidR="00000000" w:rsidDel="00000000" w:rsidP="00000000" w:rsidRDefault="00000000" w:rsidRPr="00000000" w14:paraId="0000015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RNF07</w:t>
            </w:r>
          </w:p>
        </w:tc>
      </w:tr>
      <w:tr>
        <w:trPr>
          <w:cantSplit w:val="0"/>
          <w:tblHeader w:val="0"/>
        </w:trPr>
        <w:tc>
          <w:tcPr/>
          <w:p w:rsidR="00000000" w:rsidDel="00000000" w:rsidP="00000000" w:rsidRDefault="00000000" w:rsidRPr="00000000" w14:paraId="0000016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 del requerimiento:</w:t>
            </w:r>
          </w:p>
        </w:tc>
        <w:tc>
          <w:tcPr/>
          <w:p w:rsidR="00000000" w:rsidDel="00000000" w:rsidP="00000000" w:rsidRDefault="00000000" w:rsidRPr="00000000" w14:paraId="0000016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Media</w:t>
            </w:r>
          </w:p>
        </w:tc>
      </w:tr>
    </w:tbl>
    <w:p w:rsidR="00000000" w:rsidDel="00000000" w:rsidP="00000000" w:rsidRDefault="00000000" w:rsidRPr="00000000" w14:paraId="0000016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5">
      <w:pPr>
        <w:rPr>
          <w:rFonts w:ascii="Calibri" w:cs="Calibri" w:eastAsia="Calibri" w:hAnsi="Calibri"/>
          <w:sz w:val="24"/>
          <w:szCs w:val="24"/>
        </w:rPr>
      </w:pPr>
      <w:r w:rsidDel="00000000" w:rsidR="00000000" w:rsidRPr="00000000">
        <w:rPr>
          <w:rtl w:val="0"/>
        </w:rPr>
      </w:r>
    </w:p>
    <w:tbl>
      <w:tblPr>
        <w:tblStyle w:val="Table1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6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Identificación del requerimiento:</w:t>
            </w:r>
          </w:p>
        </w:tc>
        <w:tc>
          <w:tcPr/>
          <w:p w:rsidR="00000000" w:rsidDel="00000000" w:rsidP="00000000" w:rsidRDefault="00000000" w:rsidRPr="00000000" w14:paraId="0000016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RF05</w:t>
            </w:r>
          </w:p>
        </w:tc>
      </w:tr>
      <w:tr>
        <w:trPr>
          <w:cantSplit w:val="0"/>
          <w:tblHeader w:val="0"/>
        </w:trPr>
        <w:tc>
          <w:tcPr/>
          <w:p w:rsidR="00000000" w:rsidDel="00000000" w:rsidP="00000000" w:rsidRDefault="00000000" w:rsidRPr="00000000" w14:paraId="0000016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Nombre del Requerimiento:</w:t>
            </w:r>
          </w:p>
        </w:tc>
        <w:tc>
          <w:tcPr/>
          <w:p w:rsidR="00000000" w:rsidDel="00000000" w:rsidP="00000000" w:rsidRDefault="00000000" w:rsidRPr="00000000" w14:paraId="0000016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Registrar productos o insumos</w:t>
            </w:r>
          </w:p>
        </w:tc>
      </w:tr>
      <w:tr>
        <w:trPr>
          <w:cantSplit w:val="0"/>
          <w:tblHeader w:val="0"/>
        </w:trPr>
        <w:tc>
          <w:tcPr/>
          <w:p w:rsidR="00000000" w:rsidDel="00000000" w:rsidP="00000000" w:rsidRDefault="00000000" w:rsidRPr="00000000" w14:paraId="0000016A">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Características:</w:t>
            </w:r>
          </w:p>
        </w:tc>
        <w:tc>
          <w:tcPr/>
          <w:p w:rsidR="00000000" w:rsidDel="00000000" w:rsidP="00000000" w:rsidRDefault="00000000" w:rsidRPr="00000000" w14:paraId="0000016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Gestión de inventario por el administrador.</w:t>
            </w:r>
          </w:p>
        </w:tc>
      </w:tr>
      <w:tr>
        <w:trPr>
          <w:cantSplit w:val="0"/>
          <w:tblHeader w:val="0"/>
        </w:trPr>
        <w:tc>
          <w:tcPr/>
          <w:p w:rsidR="00000000" w:rsidDel="00000000" w:rsidP="00000000" w:rsidRDefault="00000000" w:rsidRPr="00000000" w14:paraId="0000016C">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 del requerimiento:</w:t>
            </w:r>
          </w:p>
        </w:tc>
        <w:tc>
          <w:tcPr/>
          <w:p w:rsidR="00000000" w:rsidDel="00000000" w:rsidP="00000000" w:rsidRDefault="00000000" w:rsidRPr="00000000" w14:paraId="0000016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administrador podrá registrar, modificar o eliminar insumos.</w:t>
            </w:r>
          </w:p>
        </w:tc>
      </w:tr>
      <w:tr>
        <w:trPr>
          <w:cantSplit w:val="0"/>
          <w:tblHeader w:val="0"/>
        </w:trPr>
        <w:tc>
          <w:tcPr/>
          <w:p w:rsidR="00000000" w:rsidDel="00000000" w:rsidP="00000000" w:rsidRDefault="00000000" w:rsidRPr="00000000" w14:paraId="0000016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NO funcional:</w:t>
            </w:r>
          </w:p>
        </w:tc>
        <w:tc>
          <w:tcPr/>
          <w:p w:rsidR="00000000" w:rsidDel="00000000" w:rsidP="00000000" w:rsidRDefault="00000000" w:rsidRPr="00000000" w14:paraId="0000016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RNF06</w:t>
            </w:r>
          </w:p>
        </w:tc>
      </w:tr>
      <w:tr>
        <w:trPr>
          <w:cantSplit w:val="0"/>
          <w:tblHeader w:val="0"/>
        </w:trPr>
        <w:tc>
          <w:tcPr/>
          <w:p w:rsidR="00000000" w:rsidDel="00000000" w:rsidP="00000000" w:rsidRDefault="00000000" w:rsidRPr="00000000" w14:paraId="0000017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 del requerimiento:</w:t>
            </w:r>
          </w:p>
        </w:tc>
        <w:tc>
          <w:tcPr/>
          <w:p w:rsidR="00000000" w:rsidDel="00000000" w:rsidP="00000000" w:rsidRDefault="00000000" w:rsidRPr="00000000" w14:paraId="0000017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Alta</w:t>
            </w:r>
          </w:p>
        </w:tc>
      </w:tr>
    </w:tbl>
    <w:p w:rsidR="00000000" w:rsidDel="00000000" w:rsidP="00000000" w:rsidRDefault="00000000" w:rsidRPr="00000000" w14:paraId="00000172">
      <w:pPr>
        <w:rPr>
          <w:rFonts w:ascii="Calibri" w:cs="Calibri" w:eastAsia="Calibri" w:hAnsi="Calibri"/>
          <w:sz w:val="24"/>
          <w:szCs w:val="24"/>
        </w:rPr>
      </w:pPr>
      <w:r w:rsidDel="00000000" w:rsidR="00000000" w:rsidRPr="00000000">
        <w:rPr>
          <w:rtl w:val="0"/>
        </w:rPr>
      </w:r>
    </w:p>
    <w:tbl>
      <w:tblPr>
        <w:tblStyle w:val="Table11"/>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7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Identificación del requerimiento:</w:t>
            </w:r>
          </w:p>
        </w:tc>
        <w:tc>
          <w:tcPr/>
          <w:p w:rsidR="00000000" w:rsidDel="00000000" w:rsidP="00000000" w:rsidRDefault="00000000" w:rsidRPr="00000000" w14:paraId="0000017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RF06</w:t>
            </w:r>
          </w:p>
        </w:tc>
      </w:tr>
      <w:tr>
        <w:trPr>
          <w:cantSplit w:val="0"/>
          <w:tblHeader w:val="0"/>
        </w:trPr>
        <w:tc>
          <w:tcPr/>
          <w:p w:rsidR="00000000" w:rsidDel="00000000" w:rsidP="00000000" w:rsidRDefault="00000000" w:rsidRPr="00000000" w14:paraId="0000017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Nombre del Requerimiento:</w:t>
            </w:r>
          </w:p>
        </w:tc>
        <w:tc>
          <w:tcPr/>
          <w:p w:rsidR="00000000" w:rsidDel="00000000" w:rsidP="00000000" w:rsidRDefault="00000000" w:rsidRPr="00000000" w14:paraId="0000017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Generar reportes de inventario</w:t>
            </w:r>
          </w:p>
        </w:tc>
      </w:tr>
      <w:tr>
        <w:trPr>
          <w:cantSplit w:val="0"/>
          <w:tblHeader w:val="0"/>
        </w:trPr>
        <w:tc>
          <w:tcPr/>
          <w:p w:rsidR="00000000" w:rsidDel="00000000" w:rsidP="00000000" w:rsidRDefault="00000000" w:rsidRPr="00000000" w14:paraId="0000017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Características:</w:t>
            </w:r>
          </w:p>
        </w:tc>
        <w:tc>
          <w:tcPr/>
          <w:p w:rsidR="00000000" w:rsidDel="00000000" w:rsidP="00000000" w:rsidRDefault="00000000" w:rsidRPr="00000000" w14:paraId="0000017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Informes en diferentes periodos.</w:t>
            </w:r>
          </w:p>
        </w:tc>
      </w:tr>
      <w:tr>
        <w:trPr>
          <w:cantSplit w:val="0"/>
          <w:tblHeader w:val="0"/>
        </w:trPr>
        <w:tc>
          <w:tcPr/>
          <w:p w:rsidR="00000000" w:rsidDel="00000000" w:rsidP="00000000" w:rsidRDefault="00000000" w:rsidRPr="00000000" w14:paraId="0000017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 del requerimiento:</w:t>
            </w:r>
          </w:p>
        </w:tc>
        <w:tc>
          <w:tcPr/>
          <w:p w:rsidR="00000000" w:rsidDel="00000000" w:rsidP="00000000" w:rsidRDefault="00000000" w:rsidRPr="00000000" w14:paraId="0000017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Generación de reportes diarios, semanales o mensuales.</w:t>
            </w:r>
          </w:p>
        </w:tc>
      </w:tr>
      <w:tr>
        <w:trPr>
          <w:cantSplit w:val="0"/>
          <w:tblHeader w:val="0"/>
        </w:trPr>
        <w:tc>
          <w:tcPr/>
          <w:p w:rsidR="00000000" w:rsidDel="00000000" w:rsidP="00000000" w:rsidRDefault="00000000" w:rsidRPr="00000000" w14:paraId="0000017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NO funcional:</w:t>
            </w:r>
          </w:p>
        </w:tc>
        <w:tc>
          <w:tcPr/>
          <w:p w:rsidR="00000000" w:rsidDel="00000000" w:rsidP="00000000" w:rsidRDefault="00000000" w:rsidRPr="00000000" w14:paraId="0000017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RNF07, RNF08</w:t>
            </w:r>
          </w:p>
        </w:tc>
      </w:tr>
      <w:tr>
        <w:trPr>
          <w:cantSplit w:val="0"/>
          <w:tblHeader w:val="0"/>
        </w:trPr>
        <w:tc>
          <w:tcPr/>
          <w:p w:rsidR="00000000" w:rsidDel="00000000" w:rsidP="00000000" w:rsidRDefault="00000000" w:rsidRPr="00000000" w14:paraId="0000017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 del requerimiento:</w:t>
            </w:r>
          </w:p>
        </w:tc>
        <w:tc>
          <w:tcPr/>
          <w:p w:rsidR="00000000" w:rsidDel="00000000" w:rsidP="00000000" w:rsidRDefault="00000000" w:rsidRPr="00000000" w14:paraId="0000017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Media</w:t>
            </w:r>
          </w:p>
        </w:tc>
      </w:tr>
    </w:tbl>
    <w:p w:rsidR="00000000" w:rsidDel="00000000" w:rsidP="00000000" w:rsidRDefault="00000000" w:rsidRPr="00000000" w14:paraId="0000017F">
      <w:pPr>
        <w:rPr>
          <w:rFonts w:ascii="Calibri" w:cs="Calibri" w:eastAsia="Calibri" w:hAnsi="Calibri"/>
          <w:sz w:val="24"/>
          <w:szCs w:val="24"/>
        </w:rPr>
      </w:pPr>
      <w:r w:rsidDel="00000000" w:rsidR="00000000" w:rsidRPr="00000000">
        <w:rPr>
          <w:rtl w:val="0"/>
        </w:rPr>
      </w:r>
    </w:p>
    <w:tbl>
      <w:tblPr>
        <w:tblStyle w:val="Table12"/>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8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Identificación del requerimiento:</w:t>
            </w:r>
          </w:p>
        </w:tc>
        <w:tc>
          <w:tcPr/>
          <w:p w:rsidR="00000000" w:rsidDel="00000000" w:rsidP="00000000" w:rsidRDefault="00000000" w:rsidRPr="00000000" w14:paraId="0000018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RF07</w:t>
            </w:r>
          </w:p>
        </w:tc>
      </w:tr>
      <w:tr>
        <w:trPr>
          <w:cantSplit w:val="0"/>
          <w:tblHeader w:val="0"/>
        </w:trPr>
        <w:tc>
          <w:tcPr/>
          <w:p w:rsidR="00000000" w:rsidDel="00000000" w:rsidP="00000000" w:rsidRDefault="00000000" w:rsidRPr="00000000" w14:paraId="0000018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Nombre del Requerimiento:</w:t>
            </w:r>
          </w:p>
        </w:tc>
        <w:tc>
          <w:tcPr/>
          <w:p w:rsidR="00000000" w:rsidDel="00000000" w:rsidP="00000000" w:rsidRDefault="00000000" w:rsidRPr="00000000" w14:paraId="0000018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Gestionar menú digital</w:t>
            </w:r>
          </w:p>
        </w:tc>
      </w:tr>
      <w:tr>
        <w:trPr>
          <w:cantSplit w:val="0"/>
          <w:tblHeader w:val="0"/>
        </w:trPr>
        <w:tc>
          <w:tcPr/>
          <w:p w:rsidR="00000000" w:rsidDel="00000000" w:rsidP="00000000" w:rsidRDefault="00000000" w:rsidRPr="00000000" w14:paraId="0000018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Características:</w:t>
            </w:r>
          </w:p>
        </w:tc>
        <w:tc>
          <w:tcPr/>
          <w:p w:rsidR="00000000" w:rsidDel="00000000" w:rsidP="00000000" w:rsidRDefault="00000000" w:rsidRPr="00000000" w14:paraId="0000018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Visualización en dispositivos.</w:t>
            </w:r>
          </w:p>
        </w:tc>
      </w:tr>
      <w:tr>
        <w:trPr>
          <w:cantSplit w:val="0"/>
          <w:tblHeader w:val="0"/>
        </w:trPr>
        <w:tc>
          <w:tcPr/>
          <w:p w:rsidR="00000000" w:rsidDel="00000000" w:rsidP="00000000" w:rsidRDefault="00000000" w:rsidRPr="00000000" w14:paraId="0000018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 del requerimiento:</w:t>
            </w:r>
          </w:p>
        </w:tc>
        <w:tc>
          <w:tcPr/>
          <w:p w:rsidR="00000000" w:rsidDel="00000000" w:rsidP="00000000" w:rsidRDefault="00000000" w:rsidRPr="00000000" w14:paraId="0000018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Crear y actualizar el menú digital en tiempo real.</w:t>
            </w:r>
          </w:p>
        </w:tc>
      </w:tr>
      <w:tr>
        <w:trPr>
          <w:cantSplit w:val="0"/>
          <w:tblHeader w:val="0"/>
        </w:trPr>
        <w:tc>
          <w:tcPr/>
          <w:p w:rsidR="00000000" w:rsidDel="00000000" w:rsidP="00000000" w:rsidRDefault="00000000" w:rsidRPr="00000000" w14:paraId="0000018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NO funcional:</w:t>
            </w:r>
          </w:p>
        </w:tc>
        <w:tc>
          <w:tcPr/>
          <w:p w:rsidR="00000000" w:rsidDel="00000000" w:rsidP="00000000" w:rsidRDefault="00000000" w:rsidRPr="00000000" w14:paraId="0000018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RNF01, RNF02</w:t>
            </w:r>
          </w:p>
        </w:tc>
      </w:tr>
      <w:tr>
        <w:trPr>
          <w:cantSplit w:val="0"/>
          <w:tblHeader w:val="0"/>
        </w:trPr>
        <w:tc>
          <w:tcPr/>
          <w:p w:rsidR="00000000" w:rsidDel="00000000" w:rsidP="00000000" w:rsidRDefault="00000000" w:rsidRPr="00000000" w14:paraId="0000018A">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 del requerimiento:</w:t>
            </w:r>
          </w:p>
        </w:tc>
        <w:tc>
          <w:tcPr/>
          <w:p w:rsidR="00000000" w:rsidDel="00000000" w:rsidP="00000000" w:rsidRDefault="00000000" w:rsidRPr="00000000" w14:paraId="0000018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Alta</w:t>
            </w:r>
          </w:p>
        </w:tc>
      </w:tr>
    </w:tbl>
    <w:p w:rsidR="00000000" w:rsidDel="00000000" w:rsidP="00000000" w:rsidRDefault="00000000" w:rsidRPr="00000000" w14:paraId="0000018C">
      <w:pPr>
        <w:rPr>
          <w:rFonts w:ascii="Calibri" w:cs="Calibri" w:eastAsia="Calibri" w:hAnsi="Calibri"/>
          <w:sz w:val="24"/>
          <w:szCs w:val="24"/>
        </w:rPr>
      </w:pPr>
      <w:r w:rsidDel="00000000" w:rsidR="00000000" w:rsidRPr="00000000">
        <w:rPr>
          <w:rtl w:val="0"/>
        </w:rPr>
      </w:r>
    </w:p>
    <w:tbl>
      <w:tblPr>
        <w:tblStyle w:val="Table13"/>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8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Identificación del requerimiento:</w:t>
            </w:r>
          </w:p>
        </w:tc>
        <w:tc>
          <w:tcPr/>
          <w:p w:rsidR="00000000" w:rsidDel="00000000" w:rsidP="00000000" w:rsidRDefault="00000000" w:rsidRPr="00000000" w14:paraId="0000018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RF08</w:t>
            </w:r>
          </w:p>
        </w:tc>
      </w:tr>
      <w:tr>
        <w:trPr>
          <w:cantSplit w:val="0"/>
          <w:tblHeader w:val="0"/>
        </w:trPr>
        <w:tc>
          <w:tcPr/>
          <w:p w:rsidR="00000000" w:rsidDel="00000000" w:rsidP="00000000" w:rsidRDefault="00000000" w:rsidRPr="00000000" w14:paraId="0000018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Nombre del Requerimiento:</w:t>
            </w:r>
          </w:p>
        </w:tc>
        <w:tc>
          <w:tcPr/>
          <w:p w:rsidR="00000000" w:rsidDel="00000000" w:rsidP="00000000" w:rsidRDefault="00000000" w:rsidRPr="00000000" w14:paraId="0000019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Mostrar información de platos</w:t>
            </w:r>
          </w:p>
        </w:tc>
      </w:tr>
      <w:tr>
        <w:trPr>
          <w:cantSplit w:val="0"/>
          <w:tblHeader w:val="0"/>
        </w:trPr>
        <w:tc>
          <w:tcPr/>
          <w:p w:rsidR="00000000" w:rsidDel="00000000" w:rsidP="00000000" w:rsidRDefault="00000000" w:rsidRPr="00000000" w14:paraId="0000019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Características:</w:t>
            </w:r>
          </w:p>
        </w:tc>
        <w:tc>
          <w:tcPr/>
          <w:p w:rsidR="00000000" w:rsidDel="00000000" w:rsidP="00000000" w:rsidRDefault="00000000" w:rsidRPr="00000000" w14:paraId="0000019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Datos completos de cada plato.</w:t>
            </w:r>
          </w:p>
        </w:tc>
      </w:tr>
      <w:tr>
        <w:trPr>
          <w:cantSplit w:val="0"/>
          <w:tblHeader w:val="0"/>
        </w:trPr>
        <w:tc>
          <w:tcPr/>
          <w:p w:rsidR="00000000" w:rsidDel="00000000" w:rsidP="00000000" w:rsidRDefault="00000000" w:rsidRPr="00000000" w14:paraId="0000019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 del requerimiento:</w:t>
            </w:r>
          </w:p>
        </w:tc>
        <w:tc>
          <w:tcPr/>
          <w:p w:rsidR="00000000" w:rsidDel="00000000" w:rsidP="00000000" w:rsidRDefault="00000000" w:rsidRPr="00000000" w14:paraId="0000019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Cada plato incluirá descripción, imagen, precio y alérgenos.</w:t>
            </w:r>
          </w:p>
        </w:tc>
      </w:tr>
      <w:tr>
        <w:trPr>
          <w:cantSplit w:val="0"/>
          <w:tblHeader w:val="0"/>
        </w:trPr>
        <w:tc>
          <w:tcPr/>
          <w:p w:rsidR="00000000" w:rsidDel="00000000" w:rsidP="00000000" w:rsidRDefault="00000000" w:rsidRPr="00000000" w14:paraId="0000019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NO funcional:</w:t>
            </w:r>
          </w:p>
        </w:tc>
        <w:tc>
          <w:tcPr/>
          <w:p w:rsidR="00000000" w:rsidDel="00000000" w:rsidP="00000000" w:rsidRDefault="00000000" w:rsidRPr="00000000" w14:paraId="0000019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RNF01</w:t>
            </w:r>
          </w:p>
        </w:tc>
      </w:tr>
      <w:tr>
        <w:trPr>
          <w:cantSplit w:val="0"/>
          <w:tblHeader w:val="0"/>
        </w:trPr>
        <w:tc>
          <w:tcPr/>
          <w:p w:rsidR="00000000" w:rsidDel="00000000" w:rsidP="00000000" w:rsidRDefault="00000000" w:rsidRPr="00000000" w14:paraId="0000019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 del requerimiento:</w:t>
            </w:r>
          </w:p>
        </w:tc>
        <w:tc>
          <w:tcPr/>
          <w:p w:rsidR="00000000" w:rsidDel="00000000" w:rsidP="00000000" w:rsidRDefault="00000000" w:rsidRPr="00000000" w14:paraId="0000019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Alta</w:t>
            </w:r>
          </w:p>
        </w:tc>
      </w:tr>
    </w:tbl>
    <w:p w:rsidR="00000000" w:rsidDel="00000000" w:rsidP="00000000" w:rsidRDefault="00000000" w:rsidRPr="00000000" w14:paraId="00000199">
      <w:pPr>
        <w:rPr>
          <w:rFonts w:ascii="Calibri" w:cs="Calibri" w:eastAsia="Calibri" w:hAnsi="Calibri"/>
          <w:sz w:val="24"/>
          <w:szCs w:val="24"/>
        </w:rPr>
      </w:pPr>
      <w:r w:rsidDel="00000000" w:rsidR="00000000" w:rsidRPr="00000000">
        <w:rPr>
          <w:rtl w:val="0"/>
        </w:rPr>
      </w:r>
    </w:p>
    <w:tbl>
      <w:tblPr>
        <w:tblStyle w:val="Table14"/>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9A">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Identificación del requerimiento:</w:t>
            </w:r>
          </w:p>
        </w:tc>
        <w:tc>
          <w:tcPr/>
          <w:p w:rsidR="00000000" w:rsidDel="00000000" w:rsidP="00000000" w:rsidRDefault="00000000" w:rsidRPr="00000000" w14:paraId="0000019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RF09</w:t>
            </w:r>
          </w:p>
        </w:tc>
      </w:tr>
      <w:tr>
        <w:trPr>
          <w:cantSplit w:val="0"/>
          <w:tblHeader w:val="0"/>
        </w:trPr>
        <w:tc>
          <w:tcPr/>
          <w:p w:rsidR="00000000" w:rsidDel="00000000" w:rsidP="00000000" w:rsidRDefault="00000000" w:rsidRPr="00000000" w14:paraId="0000019C">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Nombre del Requerimiento:</w:t>
            </w:r>
          </w:p>
        </w:tc>
        <w:tc>
          <w:tcPr/>
          <w:p w:rsidR="00000000" w:rsidDel="00000000" w:rsidP="00000000" w:rsidRDefault="00000000" w:rsidRPr="00000000" w14:paraId="0000019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Realizar pedidos desde celular o Tablet</w:t>
            </w:r>
          </w:p>
        </w:tc>
      </w:tr>
      <w:tr>
        <w:trPr>
          <w:cantSplit w:val="0"/>
          <w:tblHeader w:val="0"/>
        </w:trPr>
        <w:tc>
          <w:tcPr/>
          <w:p w:rsidR="00000000" w:rsidDel="00000000" w:rsidP="00000000" w:rsidRDefault="00000000" w:rsidRPr="00000000" w14:paraId="0000019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Características:</w:t>
            </w:r>
          </w:p>
        </w:tc>
        <w:tc>
          <w:tcPr/>
          <w:p w:rsidR="00000000" w:rsidDel="00000000" w:rsidP="00000000" w:rsidRDefault="00000000" w:rsidRPr="00000000" w14:paraId="0000019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Autonomía para el cliente.</w:t>
            </w:r>
          </w:p>
        </w:tc>
      </w:tr>
      <w:tr>
        <w:trPr>
          <w:cantSplit w:val="0"/>
          <w:tblHeader w:val="0"/>
        </w:trPr>
        <w:tc>
          <w:tcPr/>
          <w:p w:rsidR="00000000" w:rsidDel="00000000" w:rsidP="00000000" w:rsidRDefault="00000000" w:rsidRPr="00000000" w14:paraId="000001A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 del requerimiento:</w:t>
            </w:r>
          </w:p>
        </w:tc>
        <w:tc>
          <w:tcPr/>
          <w:p w:rsidR="00000000" w:rsidDel="00000000" w:rsidP="00000000" w:rsidRDefault="00000000" w:rsidRPr="00000000" w14:paraId="000001A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clientes podrán hacer pedidos directamente desde sus dispositivos.</w:t>
            </w:r>
          </w:p>
        </w:tc>
      </w:tr>
      <w:tr>
        <w:trPr>
          <w:cantSplit w:val="0"/>
          <w:tblHeader w:val="0"/>
        </w:trPr>
        <w:tc>
          <w:tcPr/>
          <w:p w:rsidR="00000000" w:rsidDel="00000000" w:rsidP="00000000" w:rsidRDefault="00000000" w:rsidRPr="00000000" w14:paraId="000001A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NO funcional:</w:t>
            </w:r>
          </w:p>
        </w:tc>
        <w:tc>
          <w:tcPr/>
          <w:p w:rsidR="00000000" w:rsidDel="00000000" w:rsidP="00000000" w:rsidRDefault="00000000" w:rsidRPr="00000000" w14:paraId="000001A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RNF01, RNF02</w:t>
            </w:r>
          </w:p>
        </w:tc>
      </w:tr>
      <w:tr>
        <w:trPr>
          <w:cantSplit w:val="0"/>
          <w:tblHeader w:val="0"/>
        </w:trPr>
        <w:tc>
          <w:tcPr/>
          <w:p w:rsidR="00000000" w:rsidDel="00000000" w:rsidP="00000000" w:rsidRDefault="00000000" w:rsidRPr="00000000" w14:paraId="000001A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 del requerimiento:</w:t>
            </w:r>
          </w:p>
        </w:tc>
        <w:tc>
          <w:tcPr/>
          <w:p w:rsidR="00000000" w:rsidDel="00000000" w:rsidP="00000000" w:rsidRDefault="00000000" w:rsidRPr="00000000" w14:paraId="000001A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Alta</w:t>
            </w:r>
          </w:p>
        </w:tc>
      </w:tr>
    </w:tbl>
    <w:p w:rsidR="00000000" w:rsidDel="00000000" w:rsidP="00000000" w:rsidRDefault="00000000" w:rsidRPr="00000000" w14:paraId="000001A6">
      <w:pPr>
        <w:rPr>
          <w:rFonts w:ascii="Calibri" w:cs="Calibri" w:eastAsia="Calibri" w:hAnsi="Calibri"/>
          <w:sz w:val="24"/>
          <w:szCs w:val="24"/>
        </w:rPr>
      </w:pPr>
      <w:r w:rsidDel="00000000" w:rsidR="00000000" w:rsidRPr="00000000">
        <w:rPr>
          <w:rtl w:val="0"/>
        </w:rPr>
      </w:r>
    </w:p>
    <w:tbl>
      <w:tblPr>
        <w:tblStyle w:val="Table15"/>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A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Identificación del requerimiento:</w:t>
            </w:r>
          </w:p>
        </w:tc>
        <w:tc>
          <w:tcPr/>
          <w:p w:rsidR="00000000" w:rsidDel="00000000" w:rsidP="00000000" w:rsidRDefault="00000000" w:rsidRPr="00000000" w14:paraId="000001A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RF10</w:t>
            </w:r>
          </w:p>
        </w:tc>
      </w:tr>
      <w:tr>
        <w:trPr>
          <w:cantSplit w:val="0"/>
          <w:tblHeader w:val="0"/>
        </w:trPr>
        <w:tc>
          <w:tcPr/>
          <w:p w:rsidR="00000000" w:rsidDel="00000000" w:rsidP="00000000" w:rsidRDefault="00000000" w:rsidRPr="00000000" w14:paraId="000001A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Nombre del Requerimiento:</w:t>
            </w:r>
          </w:p>
        </w:tc>
        <w:tc>
          <w:tcPr/>
          <w:p w:rsidR="00000000" w:rsidDel="00000000" w:rsidP="00000000" w:rsidRDefault="00000000" w:rsidRPr="00000000" w14:paraId="000001A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Registrar pedidos de meseros</w:t>
            </w:r>
          </w:p>
        </w:tc>
      </w:tr>
      <w:tr>
        <w:trPr>
          <w:cantSplit w:val="0"/>
          <w:tblHeader w:val="0"/>
        </w:trPr>
        <w:tc>
          <w:tcPr/>
          <w:p w:rsidR="00000000" w:rsidDel="00000000" w:rsidP="00000000" w:rsidRDefault="00000000" w:rsidRPr="00000000" w14:paraId="000001A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Características:</w:t>
            </w:r>
          </w:p>
        </w:tc>
        <w:tc>
          <w:tcPr/>
          <w:p w:rsidR="00000000" w:rsidDel="00000000" w:rsidP="00000000" w:rsidRDefault="00000000" w:rsidRPr="00000000" w14:paraId="000001A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Registro directo a cocina.</w:t>
            </w:r>
          </w:p>
        </w:tc>
      </w:tr>
      <w:tr>
        <w:trPr>
          <w:cantSplit w:val="0"/>
          <w:tblHeader w:val="0"/>
        </w:trPr>
        <w:tc>
          <w:tcPr/>
          <w:p w:rsidR="00000000" w:rsidDel="00000000" w:rsidP="00000000" w:rsidRDefault="00000000" w:rsidRPr="00000000" w14:paraId="000001A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 del requerimiento:</w:t>
            </w:r>
          </w:p>
        </w:tc>
        <w:tc>
          <w:tcPr/>
          <w:p w:rsidR="00000000" w:rsidDel="00000000" w:rsidP="00000000" w:rsidRDefault="00000000" w:rsidRPr="00000000" w14:paraId="000001A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meseros podrán ingresar pedidos y llevarlos a la cocina.</w:t>
            </w:r>
          </w:p>
        </w:tc>
      </w:tr>
      <w:tr>
        <w:trPr>
          <w:cantSplit w:val="0"/>
          <w:tblHeader w:val="0"/>
        </w:trPr>
        <w:tc>
          <w:tcPr/>
          <w:p w:rsidR="00000000" w:rsidDel="00000000" w:rsidP="00000000" w:rsidRDefault="00000000" w:rsidRPr="00000000" w14:paraId="000001A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NO funcional:</w:t>
            </w:r>
          </w:p>
        </w:tc>
        <w:tc>
          <w:tcPr/>
          <w:p w:rsidR="00000000" w:rsidDel="00000000" w:rsidP="00000000" w:rsidRDefault="00000000" w:rsidRPr="00000000" w14:paraId="000001B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RNF01</w:t>
            </w:r>
          </w:p>
        </w:tc>
      </w:tr>
      <w:tr>
        <w:trPr>
          <w:cantSplit w:val="0"/>
          <w:tblHeader w:val="0"/>
        </w:trPr>
        <w:tc>
          <w:tcPr/>
          <w:p w:rsidR="00000000" w:rsidDel="00000000" w:rsidP="00000000" w:rsidRDefault="00000000" w:rsidRPr="00000000" w14:paraId="000001B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 del requerimiento:</w:t>
            </w:r>
          </w:p>
        </w:tc>
        <w:tc>
          <w:tcPr/>
          <w:p w:rsidR="00000000" w:rsidDel="00000000" w:rsidP="00000000" w:rsidRDefault="00000000" w:rsidRPr="00000000" w14:paraId="000001B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Alta</w:t>
            </w:r>
          </w:p>
        </w:tc>
      </w:tr>
    </w:tbl>
    <w:p w:rsidR="00000000" w:rsidDel="00000000" w:rsidP="00000000" w:rsidRDefault="00000000" w:rsidRPr="00000000" w14:paraId="000001B3">
      <w:pPr>
        <w:rPr>
          <w:rFonts w:ascii="Calibri" w:cs="Calibri" w:eastAsia="Calibri" w:hAnsi="Calibri"/>
          <w:sz w:val="24"/>
          <w:szCs w:val="24"/>
        </w:rPr>
      </w:pPr>
      <w:r w:rsidDel="00000000" w:rsidR="00000000" w:rsidRPr="00000000">
        <w:rPr>
          <w:rtl w:val="0"/>
        </w:rPr>
      </w:r>
    </w:p>
    <w:tbl>
      <w:tblPr>
        <w:tblStyle w:val="Table16"/>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B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Identificación del requerimiento:</w:t>
            </w:r>
          </w:p>
        </w:tc>
        <w:tc>
          <w:tcPr/>
          <w:p w:rsidR="00000000" w:rsidDel="00000000" w:rsidP="00000000" w:rsidRDefault="00000000" w:rsidRPr="00000000" w14:paraId="000001B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RF11</w:t>
            </w:r>
          </w:p>
        </w:tc>
      </w:tr>
      <w:tr>
        <w:trPr>
          <w:cantSplit w:val="0"/>
          <w:tblHeader w:val="0"/>
        </w:trPr>
        <w:tc>
          <w:tcPr/>
          <w:p w:rsidR="00000000" w:rsidDel="00000000" w:rsidP="00000000" w:rsidRDefault="00000000" w:rsidRPr="00000000" w14:paraId="000001B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Nombre del Requerimiento:</w:t>
            </w:r>
          </w:p>
        </w:tc>
        <w:tc>
          <w:tcPr/>
          <w:p w:rsidR="00000000" w:rsidDel="00000000" w:rsidP="00000000" w:rsidRDefault="00000000" w:rsidRPr="00000000" w14:paraId="000001B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Gestionar pedidos a domicilio</w:t>
            </w:r>
          </w:p>
        </w:tc>
      </w:tr>
      <w:tr>
        <w:trPr>
          <w:cantSplit w:val="0"/>
          <w:tblHeader w:val="0"/>
        </w:trPr>
        <w:tc>
          <w:tcPr/>
          <w:p w:rsidR="00000000" w:rsidDel="00000000" w:rsidP="00000000" w:rsidRDefault="00000000" w:rsidRPr="00000000" w14:paraId="000001B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Características:</w:t>
            </w:r>
          </w:p>
        </w:tc>
        <w:tc>
          <w:tcPr/>
          <w:p w:rsidR="00000000" w:rsidDel="00000000" w:rsidP="00000000" w:rsidRDefault="00000000" w:rsidRPr="00000000" w14:paraId="000001B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Gestión de órdenes externas.</w:t>
            </w:r>
          </w:p>
        </w:tc>
      </w:tr>
      <w:tr>
        <w:trPr>
          <w:cantSplit w:val="0"/>
          <w:tblHeader w:val="0"/>
        </w:trPr>
        <w:tc>
          <w:tcPr/>
          <w:p w:rsidR="00000000" w:rsidDel="00000000" w:rsidP="00000000" w:rsidRDefault="00000000" w:rsidRPr="00000000" w14:paraId="000001BA">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 del requerimiento:</w:t>
            </w:r>
          </w:p>
        </w:tc>
        <w:tc>
          <w:tcPr/>
          <w:p w:rsidR="00000000" w:rsidDel="00000000" w:rsidP="00000000" w:rsidRDefault="00000000" w:rsidRPr="00000000" w14:paraId="000001B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gestionarán pedidos a domicilio con dirección y datos del cliente.</w:t>
            </w:r>
          </w:p>
        </w:tc>
      </w:tr>
      <w:tr>
        <w:trPr>
          <w:cantSplit w:val="0"/>
          <w:tblHeader w:val="0"/>
        </w:trPr>
        <w:tc>
          <w:tcPr/>
          <w:p w:rsidR="00000000" w:rsidDel="00000000" w:rsidP="00000000" w:rsidRDefault="00000000" w:rsidRPr="00000000" w14:paraId="000001BC">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NO funcional:</w:t>
            </w:r>
          </w:p>
        </w:tc>
        <w:tc>
          <w:tcPr/>
          <w:p w:rsidR="00000000" w:rsidDel="00000000" w:rsidP="00000000" w:rsidRDefault="00000000" w:rsidRPr="00000000" w14:paraId="000001B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RNF09</w:t>
            </w:r>
          </w:p>
        </w:tc>
      </w:tr>
      <w:tr>
        <w:trPr>
          <w:cantSplit w:val="0"/>
          <w:tblHeader w:val="0"/>
        </w:trPr>
        <w:tc>
          <w:tcPr/>
          <w:p w:rsidR="00000000" w:rsidDel="00000000" w:rsidP="00000000" w:rsidRDefault="00000000" w:rsidRPr="00000000" w14:paraId="000001B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 del requerimiento:</w:t>
            </w:r>
          </w:p>
        </w:tc>
        <w:tc>
          <w:tcPr/>
          <w:p w:rsidR="00000000" w:rsidDel="00000000" w:rsidP="00000000" w:rsidRDefault="00000000" w:rsidRPr="00000000" w14:paraId="000001B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Alta</w:t>
            </w:r>
          </w:p>
        </w:tc>
      </w:tr>
    </w:tbl>
    <w:p w:rsidR="00000000" w:rsidDel="00000000" w:rsidP="00000000" w:rsidRDefault="00000000" w:rsidRPr="00000000" w14:paraId="000001C0">
      <w:pPr>
        <w:rPr>
          <w:rFonts w:ascii="Calibri" w:cs="Calibri" w:eastAsia="Calibri" w:hAnsi="Calibri"/>
          <w:sz w:val="24"/>
          <w:szCs w:val="24"/>
        </w:rPr>
      </w:pPr>
      <w:r w:rsidDel="00000000" w:rsidR="00000000" w:rsidRPr="00000000">
        <w:rPr>
          <w:rtl w:val="0"/>
        </w:rPr>
      </w:r>
    </w:p>
    <w:tbl>
      <w:tblPr>
        <w:tblStyle w:val="Table17"/>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C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Identificación del requerimiento:</w:t>
            </w:r>
          </w:p>
        </w:tc>
        <w:tc>
          <w:tcPr/>
          <w:p w:rsidR="00000000" w:rsidDel="00000000" w:rsidP="00000000" w:rsidRDefault="00000000" w:rsidRPr="00000000" w14:paraId="000001C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RF12</w:t>
            </w:r>
          </w:p>
        </w:tc>
      </w:tr>
      <w:tr>
        <w:trPr>
          <w:cantSplit w:val="0"/>
          <w:tblHeader w:val="0"/>
        </w:trPr>
        <w:tc>
          <w:tcPr/>
          <w:p w:rsidR="00000000" w:rsidDel="00000000" w:rsidP="00000000" w:rsidRDefault="00000000" w:rsidRPr="00000000" w14:paraId="000001C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Nombre del Requerimiento:</w:t>
            </w:r>
          </w:p>
        </w:tc>
        <w:tc>
          <w:tcPr/>
          <w:p w:rsidR="00000000" w:rsidDel="00000000" w:rsidP="00000000" w:rsidRDefault="00000000" w:rsidRPr="00000000" w14:paraId="000001C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Procesar pagos</w:t>
            </w:r>
          </w:p>
        </w:tc>
      </w:tr>
      <w:tr>
        <w:trPr>
          <w:cantSplit w:val="0"/>
          <w:tblHeader w:val="0"/>
        </w:trPr>
        <w:tc>
          <w:tcPr/>
          <w:p w:rsidR="00000000" w:rsidDel="00000000" w:rsidP="00000000" w:rsidRDefault="00000000" w:rsidRPr="00000000" w14:paraId="000001C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Características:</w:t>
            </w:r>
          </w:p>
        </w:tc>
        <w:tc>
          <w:tcPr/>
          <w:p w:rsidR="00000000" w:rsidDel="00000000" w:rsidP="00000000" w:rsidRDefault="00000000" w:rsidRPr="00000000" w14:paraId="000001C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Diversas opciones disponibles.</w:t>
            </w:r>
          </w:p>
        </w:tc>
      </w:tr>
      <w:tr>
        <w:trPr>
          <w:cantSplit w:val="0"/>
          <w:tblHeader w:val="0"/>
        </w:trPr>
        <w:tc>
          <w:tcPr/>
          <w:p w:rsidR="00000000" w:rsidDel="00000000" w:rsidP="00000000" w:rsidRDefault="00000000" w:rsidRPr="00000000" w14:paraId="000001C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 del requerimiento:</w:t>
            </w:r>
          </w:p>
        </w:tc>
        <w:tc>
          <w:tcPr/>
          <w:p w:rsidR="00000000" w:rsidDel="00000000" w:rsidP="00000000" w:rsidRDefault="00000000" w:rsidRPr="00000000" w14:paraId="000001C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podrá pagar en efectivo, tarjeta, transferencia o pago en línea.</w:t>
            </w:r>
          </w:p>
        </w:tc>
      </w:tr>
      <w:tr>
        <w:trPr>
          <w:cantSplit w:val="0"/>
          <w:tblHeader w:val="0"/>
        </w:trPr>
        <w:tc>
          <w:tcPr/>
          <w:p w:rsidR="00000000" w:rsidDel="00000000" w:rsidP="00000000" w:rsidRDefault="00000000" w:rsidRPr="00000000" w14:paraId="000001C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NO funcional:</w:t>
            </w:r>
          </w:p>
        </w:tc>
        <w:tc>
          <w:tcPr/>
          <w:p w:rsidR="00000000" w:rsidDel="00000000" w:rsidP="00000000" w:rsidRDefault="00000000" w:rsidRPr="00000000" w14:paraId="000001C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RNF04, RNF06</w:t>
            </w:r>
          </w:p>
        </w:tc>
      </w:tr>
      <w:tr>
        <w:trPr>
          <w:cantSplit w:val="0"/>
          <w:tblHeader w:val="0"/>
        </w:trPr>
        <w:tc>
          <w:tcPr/>
          <w:p w:rsidR="00000000" w:rsidDel="00000000" w:rsidP="00000000" w:rsidRDefault="00000000" w:rsidRPr="00000000" w14:paraId="000001C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 del requerimiento:</w:t>
            </w:r>
          </w:p>
        </w:tc>
        <w:tc>
          <w:tcPr/>
          <w:p w:rsidR="00000000" w:rsidDel="00000000" w:rsidP="00000000" w:rsidRDefault="00000000" w:rsidRPr="00000000" w14:paraId="000001C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Alta</w:t>
            </w:r>
          </w:p>
        </w:tc>
      </w:tr>
    </w:tbl>
    <w:p w:rsidR="00000000" w:rsidDel="00000000" w:rsidP="00000000" w:rsidRDefault="00000000" w:rsidRPr="00000000" w14:paraId="000001CD">
      <w:pPr>
        <w:rPr>
          <w:rFonts w:ascii="Calibri" w:cs="Calibri" w:eastAsia="Calibri" w:hAnsi="Calibri"/>
          <w:sz w:val="24"/>
          <w:szCs w:val="24"/>
        </w:rPr>
      </w:pPr>
      <w:r w:rsidDel="00000000" w:rsidR="00000000" w:rsidRPr="00000000">
        <w:rPr>
          <w:rtl w:val="0"/>
        </w:rPr>
      </w:r>
    </w:p>
    <w:tbl>
      <w:tblPr>
        <w:tblStyle w:val="Table18"/>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C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Identificación del requerimiento:</w:t>
            </w:r>
          </w:p>
        </w:tc>
        <w:tc>
          <w:tcPr/>
          <w:p w:rsidR="00000000" w:rsidDel="00000000" w:rsidP="00000000" w:rsidRDefault="00000000" w:rsidRPr="00000000" w14:paraId="000001C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RF13</w:t>
            </w:r>
          </w:p>
        </w:tc>
      </w:tr>
      <w:tr>
        <w:trPr>
          <w:cantSplit w:val="0"/>
          <w:tblHeader w:val="0"/>
        </w:trPr>
        <w:tc>
          <w:tcPr/>
          <w:p w:rsidR="00000000" w:rsidDel="00000000" w:rsidP="00000000" w:rsidRDefault="00000000" w:rsidRPr="00000000" w14:paraId="000001D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Nombre del Requerimiento:</w:t>
            </w:r>
          </w:p>
        </w:tc>
        <w:tc>
          <w:tcPr/>
          <w:p w:rsidR="00000000" w:rsidDel="00000000" w:rsidP="00000000" w:rsidRDefault="00000000" w:rsidRPr="00000000" w14:paraId="000001D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Consultar estado del pedido</w:t>
            </w:r>
          </w:p>
        </w:tc>
      </w:tr>
      <w:tr>
        <w:trPr>
          <w:cantSplit w:val="0"/>
          <w:tblHeader w:val="0"/>
        </w:trPr>
        <w:tc>
          <w:tcPr/>
          <w:p w:rsidR="00000000" w:rsidDel="00000000" w:rsidP="00000000" w:rsidRDefault="00000000" w:rsidRPr="00000000" w14:paraId="000001D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Características:</w:t>
            </w:r>
          </w:p>
        </w:tc>
        <w:tc>
          <w:tcPr/>
          <w:p w:rsidR="00000000" w:rsidDel="00000000" w:rsidP="00000000" w:rsidRDefault="00000000" w:rsidRPr="00000000" w14:paraId="000001D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Seguimiento en tiempo real.</w:t>
            </w:r>
          </w:p>
        </w:tc>
      </w:tr>
      <w:tr>
        <w:trPr>
          <w:cantSplit w:val="0"/>
          <w:tblHeader w:val="0"/>
        </w:trPr>
        <w:tc>
          <w:tcPr/>
          <w:p w:rsidR="00000000" w:rsidDel="00000000" w:rsidP="00000000" w:rsidRDefault="00000000" w:rsidRPr="00000000" w14:paraId="000001D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 del requerimiento:</w:t>
            </w:r>
          </w:p>
        </w:tc>
        <w:tc>
          <w:tcPr/>
          <w:p w:rsidR="00000000" w:rsidDel="00000000" w:rsidP="00000000" w:rsidRDefault="00000000" w:rsidRPr="00000000" w14:paraId="000001D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mostrará estados: en preparación, en camino, entregado.</w:t>
            </w:r>
          </w:p>
        </w:tc>
      </w:tr>
      <w:tr>
        <w:trPr>
          <w:cantSplit w:val="0"/>
          <w:tblHeader w:val="0"/>
        </w:trPr>
        <w:tc>
          <w:tcPr/>
          <w:p w:rsidR="00000000" w:rsidDel="00000000" w:rsidP="00000000" w:rsidRDefault="00000000" w:rsidRPr="00000000" w14:paraId="000001D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NO funcional:</w:t>
            </w:r>
          </w:p>
        </w:tc>
        <w:tc>
          <w:tcPr/>
          <w:p w:rsidR="00000000" w:rsidDel="00000000" w:rsidP="00000000" w:rsidRDefault="00000000" w:rsidRPr="00000000" w14:paraId="000001D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RNF09</w:t>
            </w:r>
          </w:p>
        </w:tc>
      </w:tr>
      <w:tr>
        <w:trPr>
          <w:cantSplit w:val="0"/>
          <w:tblHeader w:val="0"/>
        </w:trPr>
        <w:tc>
          <w:tcPr/>
          <w:p w:rsidR="00000000" w:rsidDel="00000000" w:rsidP="00000000" w:rsidRDefault="00000000" w:rsidRPr="00000000" w14:paraId="000001D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 del requerimiento:</w:t>
            </w:r>
          </w:p>
        </w:tc>
        <w:tc>
          <w:tcPr/>
          <w:p w:rsidR="00000000" w:rsidDel="00000000" w:rsidP="00000000" w:rsidRDefault="00000000" w:rsidRPr="00000000" w14:paraId="000001D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Alta</w:t>
            </w:r>
          </w:p>
        </w:tc>
      </w:tr>
    </w:tbl>
    <w:p w:rsidR="00000000" w:rsidDel="00000000" w:rsidP="00000000" w:rsidRDefault="00000000" w:rsidRPr="00000000" w14:paraId="000001D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E">
      <w:pPr>
        <w:rPr>
          <w:rFonts w:ascii="Calibri" w:cs="Calibri" w:eastAsia="Calibri" w:hAnsi="Calibri"/>
          <w:sz w:val="24"/>
          <w:szCs w:val="24"/>
        </w:rPr>
      </w:pPr>
      <w:r w:rsidDel="00000000" w:rsidR="00000000" w:rsidRPr="00000000">
        <w:rPr>
          <w:rtl w:val="0"/>
        </w:rPr>
      </w:r>
    </w:p>
    <w:tbl>
      <w:tblPr>
        <w:tblStyle w:val="Table19"/>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D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Identificación del requerimiento:</w:t>
            </w:r>
          </w:p>
        </w:tc>
        <w:tc>
          <w:tcPr/>
          <w:p w:rsidR="00000000" w:rsidDel="00000000" w:rsidP="00000000" w:rsidRDefault="00000000" w:rsidRPr="00000000" w14:paraId="000001E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RF14</w:t>
            </w:r>
          </w:p>
        </w:tc>
      </w:tr>
      <w:tr>
        <w:trPr>
          <w:cantSplit w:val="0"/>
          <w:tblHeader w:val="0"/>
        </w:trPr>
        <w:tc>
          <w:tcPr/>
          <w:p w:rsidR="00000000" w:rsidDel="00000000" w:rsidP="00000000" w:rsidRDefault="00000000" w:rsidRPr="00000000" w14:paraId="000001E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Nombre del Requerimiento:</w:t>
            </w:r>
          </w:p>
        </w:tc>
        <w:tc>
          <w:tcPr/>
          <w:p w:rsidR="00000000" w:rsidDel="00000000" w:rsidP="00000000" w:rsidRDefault="00000000" w:rsidRPr="00000000" w14:paraId="000001E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Realizar pagos en línea seguros</w:t>
            </w:r>
          </w:p>
        </w:tc>
      </w:tr>
      <w:tr>
        <w:trPr>
          <w:cantSplit w:val="0"/>
          <w:tblHeader w:val="0"/>
        </w:trPr>
        <w:tc>
          <w:tcPr/>
          <w:p w:rsidR="00000000" w:rsidDel="00000000" w:rsidP="00000000" w:rsidRDefault="00000000" w:rsidRPr="00000000" w14:paraId="000001E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Características:</w:t>
            </w:r>
          </w:p>
        </w:tc>
        <w:tc>
          <w:tcPr/>
          <w:p w:rsidR="00000000" w:rsidDel="00000000" w:rsidP="00000000" w:rsidRDefault="00000000" w:rsidRPr="00000000" w14:paraId="000001E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Integración de pasarela de pagos.</w:t>
            </w:r>
          </w:p>
        </w:tc>
      </w:tr>
      <w:tr>
        <w:trPr>
          <w:cantSplit w:val="0"/>
          <w:tblHeader w:val="0"/>
        </w:trPr>
        <w:tc>
          <w:tcPr/>
          <w:p w:rsidR="00000000" w:rsidDel="00000000" w:rsidP="00000000" w:rsidRDefault="00000000" w:rsidRPr="00000000" w14:paraId="000001E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 del requerimiento:</w:t>
            </w:r>
          </w:p>
        </w:tc>
        <w:tc>
          <w:tcPr/>
          <w:p w:rsidR="00000000" w:rsidDel="00000000" w:rsidP="00000000" w:rsidRDefault="00000000" w:rsidRPr="00000000" w14:paraId="000001E6">
            <w:pPr>
              <w:rPr>
                <w:rFonts w:ascii="Calibri" w:cs="Calibri" w:eastAsia="Calibri" w:hAnsi="Calibri"/>
                <w:sz w:val="24"/>
                <w:szCs w:val="24"/>
              </w:rPr>
            </w:pPr>
            <w:r w:rsidDel="00000000" w:rsidR="00000000" w:rsidRPr="00000000">
              <w:rPr>
                <w:rFonts w:ascii="Calibri" w:cs="Calibri" w:eastAsia="Calibri" w:hAnsi="Calibri"/>
                <w:rtl w:val="0"/>
              </w:rPr>
              <w:t xml:space="preserve">El sistema deberá integrar una pasarela de pagos que utilice cifrado TLS 1.2 o superior y cumpla con estándares de seguridad como PCI DSS.</w:t>
            </w:r>
            <w:r w:rsidDel="00000000" w:rsidR="00000000" w:rsidRPr="00000000">
              <w:rPr>
                <w:rtl w:val="0"/>
              </w:rPr>
            </w:r>
          </w:p>
        </w:tc>
      </w:tr>
      <w:tr>
        <w:trPr>
          <w:cantSplit w:val="0"/>
          <w:tblHeader w:val="0"/>
        </w:trPr>
        <w:tc>
          <w:tcPr/>
          <w:p w:rsidR="00000000" w:rsidDel="00000000" w:rsidP="00000000" w:rsidRDefault="00000000" w:rsidRPr="00000000" w14:paraId="000001E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NO funcional:</w:t>
            </w:r>
          </w:p>
        </w:tc>
        <w:tc>
          <w:tcPr/>
          <w:p w:rsidR="00000000" w:rsidDel="00000000" w:rsidP="00000000" w:rsidRDefault="00000000" w:rsidRPr="00000000" w14:paraId="000001E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RNF04, RNF06</w:t>
            </w:r>
          </w:p>
        </w:tc>
      </w:tr>
      <w:tr>
        <w:trPr>
          <w:cantSplit w:val="0"/>
          <w:tblHeader w:val="0"/>
        </w:trPr>
        <w:tc>
          <w:tcPr/>
          <w:p w:rsidR="00000000" w:rsidDel="00000000" w:rsidP="00000000" w:rsidRDefault="00000000" w:rsidRPr="00000000" w14:paraId="000001E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 del requerimiento:</w:t>
            </w:r>
          </w:p>
        </w:tc>
        <w:tc>
          <w:tcPr/>
          <w:p w:rsidR="00000000" w:rsidDel="00000000" w:rsidP="00000000" w:rsidRDefault="00000000" w:rsidRPr="00000000" w14:paraId="000001E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Alta</w:t>
            </w:r>
          </w:p>
        </w:tc>
      </w:tr>
    </w:tbl>
    <w:p w:rsidR="00000000" w:rsidDel="00000000" w:rsidP="00000000" w:rsidRDefault="00000000" w:rsidRPr="00000000" w14:paraId="000001EB">
      <w:pPr>
        <w:rPr>
          <w:rFonts w:ascii="Calibri" w:cs="Calibri" w:eastAsia="Calibri" w:hAnsi="Calibri"/>
          <w:sz w:val="24"/>
          <w:szCs w:val="24"/>
        </w:rPr>
      </w:pPr>
      <w:r w:rsidDel="00000000" w:rsidR="00000000" w:rsidRPr="00000000">
        <w:rPr>
          <w:rtl w:val="0"/>
        </w:rPr>
      </w:r>
    </w:p>
    <w:tbl>
      <w:tblPr>
        <w:tblStyle w:val="Table2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EC">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Identificación del requerimiento:</w:t>
            </w:r>
          </w:p>
        </w:tc>
        <w:tc>
          <w:tcPr/>
          <w:p w:rsidR="00000000" w:rsidDel="00000000" w:rsidP="00000000" w:rsidRDefault="00000000" w:rsidRPr="00000000" w14:paraId="000001E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RF15</w:t>
            </w:r>
          </w:p>
        </w:tc>
      </w:tr>
      <w:tr>
        <w:trPr>
          <w:cantSplit w:val="0"/>
          <w:tblHeader w:val="0"/>
        </w:trPr>
        <w:tc>
          <w:tcPr/>
          <w:p w:rsidR="00000000" w:rsidDel="00000000" w:rsidP="00000000" w:rsidRDefault="00000000" w:rsidRPr="00000000" w14:paraId="000001E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Nombre del Requerimiento:</w:t>
            </w:r>
          </w:p>
        </w:tc>
        <w:tc>
          <w:tcPr/>
          <w:p w:rsidR="00000000" w:rsidDel="00000000" w:rsidP="00000000" w:rsidRDefault="00000000" w:rsidRPr="00000000" w14:paraId="000001E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Generar facturas</w:t>
            </w:r>
          </w:p>
        </w:tc>
      </w:tr>
      <w:tr>
        <w:trPr>
          <w:cantSplit w:val="0"/>
          <w:tblHeader w:val="0"/>
        </w:trPr>
        <w:tc>
          <w:tcPr/>
          <w:p w:rsidR="00000000" w:rsidDel="00000000" w:rsidP="00000000" w:rsidRDefault="00000000" w:rsidRPr="00000000" w14:paraId="000001F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Características:</w:t>
            </w:r>
          </w:p>
        </w:tc>
        <w:tc>
          <w:tcPr/>
          <w:p w:rsidR="00000000" w:rsidDel="00000000" w:rsidP="00000000" w:rsidRDefault="00000000" w:rsidRPr="00000000" w14:paraId="000001F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Comprobantes automáticos.</w:t>
            </w:r>
          </w:p>
        </w:tc>
      </w:tr>
      <w:tr>
        <w:trPr>
          <w:cantSplit w:val="0"/>
          <w:tblHeader w:val="0"/>
        </w:trPr>
        <w:tc>
          <w:tcPr/>
          <w:p w:rsidR="00000000" w:rsidDel="00000000" w:rsidP="00000000" w:rsidRDefault="00000000" w:rsidRPr="00000000" w14:paraId="000001F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 del requerimiento:</w:t>
            </w:r>
          </w:p>
        </w:tc>
        <w:tc>
          <w:tcPr/>
          <w:p w:rsidR="00000000" w:rsidDel="00000000" w:rsidP="00000000" w:rsidRDefault="00000000" w:rsidRPr="00000000" w14:paraId="000001F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generará facturas en PDF o impresas.</w:t>
            </w:r>
          </w:p>
        </w:tc>
      </w:tr>
      <w:tr>
        <w:trPr>
          <w:cantSplit w:val="0"/>
          <w:tblHeader w:val="0"/>
        </w:trPr>
        <w:tc>
          <w:tcPr/>
          <w:p w:rsidR="00000000" w:rsidDel="00000000" w:rsidP="00000000" w:rsidRDefault="00000000" w:rsidRPr="00000000" w14:paraId="000001F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NO funcional:</w:t>
            </w:r>
          </w:p>
        </w:tc>
        <w:tc>
          <w:tcPr/>
          <w:p w:rsidR="00000000" w:rsidDel="00000000" w:rsidP="00000000" w:rsidRDefault="00000000" w:rsidRPr="00000000" w14:paraId="000001F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RNF06</w:t>
            </w:r>
          </w:p>
        </w:tc>
      </w:tr>
      <w:tr>
        <w:trPr>
          <w:cantSplit w:val="0"/>
          <w:tblHeader w:val="0"/>
        </w:trPr>
        <w:tc>
          <w:tcPr/>
          <w:p w:rsidR="00000000" w:rsidDel="00000000" w:rsidP="00000000" w:rsidRDefault="00000000" w:rsidRPr="00000000" w14:paraId="000001F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 del requerimiento:</w:t>
            </w:r>
          </w:p>
        </w:tc>
        <w:tc>
          <w:tcPr/>
          <w:p w:rsidR="00000000" w:rsidDel="00000000" w:rsidP="00000000" w:rsidRDefault="00000000" w:rsidRPr="00000000" w14:paraId="000001F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Media</w:t>
            </w:r>
          </w:p>
        </w:tc>
      </w:tr>
    </w:tbl>
    <w:p w:rsidR="00000000" w:rsidDel="00000000" w:rsidP="00000000" w:rsidRDefault="00000000" w:rsidRPr="00000000" w14:paraId="000001F8">
      <w:pPr>
        <w:rPr>
          <w:rFonts w:ascii="Calibri" w:cs="Calibri" w:eastAsia="Calibri" w:hAnsi="Calibri"/>
          <w:sz w:val="24"/>
          <w:szCs w:val="24"/>
        </w:rPr>
      </w:pPr>
      <w:r w:rsidDel="00000000" w:rsidR="00000000" w:rsidRPr="00000000">
        <w:rPr>
          <w:rtl w:val="0"/>
        </w:rPr>
      </w:r>
    </w:p>
    <w:tbl>
      <w:tblPr>
        <w:tblStyle w:val="Table21"/>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F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Identificación del requerimiento:</w:t>
            </w:r>
          </w:p>
        </w:tc>
        <w:tc>
          <w:tcPr/>
          <w:p w:rsidR="00000000" w:rsidDel="00000000" w:rsidP="00000000" w:rsidRDefault="00000000" w:rsidRPr="00000000" w14:paraId="000001F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RF16</w:t>
            </w:r>
          </w:p>
        </w:tc>
      </w:tr>
      <w:tr>
        <w:trPr>
          <w:cantSplit w:val="0"/>
          <w:tblHeader w:val="0"/>
        </w:trPr>
        <w:tc>
          <w:tcPr/>
          <w:p w:rsidR="00000000" w:rsidDel="00000000" w:rsidP="00000000" w:rsidRDefault="00000000" w:rsidRPr="00000000" w14:paraId="000001F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Nombre del Requerimiento:</w:t>
            </w:r>
          </w:p>
        </w:tc>
        <w:tc>
          <w:tcPr/>
          <w:p w:rsidR="00000000" w:rsidDel="00000000" w:rsidP="00000000" w:rsidRDefault="00000000" w:rsidRPr="00000000" w14:paraId="000001F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Atender clientes mediante Chat Bot</w:t>
            </w:r>
          </w:p>
        </w:tc>
      </w:tr>
      <w:tr>
        <w:trPr>
          <w:cantSplit w:val="0"/>
          <w:tblHeader w:val="0"/>
        </w:trPr>
        <w:tc>
          <w:tcPr/>
          <w:p w:rsidR="00000000" w:rsidDel="00000000" w:rsidP="00000000" w:rsidRDefault="00000000" w:rsidRPr="00000000" w14:paraId="000001F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Características:</w:t>
            </w:r>
          </w:p>
        </w:tc>
        <w:tc>
          <w:tcPr/>
          <w:p w:rsidR="00000000" w:rsidDel="00000000" w:rsidP="00000000" w:rsidRDefault="00000000" w:rsidRPr="00000000" w14:paraId="000001F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Atención virtual.</w:t>
            </w:r>
          </w:p>
        </w:tc>
      </w:tr>
      <w:tr>
        <w:trPr>
          <w:cantSplit w:val="0"/>
          <w:tblHeader w:val="0"/>
        </w:trPr>
        <w:tc>
          <w:tcPr/>
          <w:p w:rsidR="00000000" w:rsidDel="00000000" w:rsidP="00000000" w:rsidRDefault="00000000" w:rsidRPr="00000000" w14:paraId="000001F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 del requerimiento:</w:t>
            </w:r>
          </w:p>
        </w:tc>
        <w:tc>
          <w:tcPr/>
          <w:p w:rsidR="00000000" w:rsidDel="00000000" w:rsidP="00000000" w:rsidRDefault="00000000" w:rsidRPr="00000000" w14:paraId="0000020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Chat Bot para responder preguntas, mostrar menú y recibir pedidos en línea.</w:t>
            </w:r>
          </w:p>
        </w:tc>
      </w:tr>
      <w:tr>
        <w:trPr>
          <w:cantSplit w:val="0"/>
          <w:tblHeader w:val="0"/>
        </w:trPr>
        <w:tc>
          <w:tcPr/>
          <w:p w:rsidR="00000000" w:rsidDel="00000000" w:rsidP="00000000" w:rsidRDefault="00000000" w:rsidRPr="00000000" w14:paraId="0000020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NO funcional:</w:t>
            </w:r>
          </w:p>
        </w:tc>
        <w:tc>
          <w:tcPr/>
          <w:p w:rsidR="00000000" w:rsidDel="00000000" w:rsidP="00000000" w:rsidRDefault="00000000" w:rsidRPr="00000000" w14:paraId="0000020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RNF01, RNF09</w:t>
            </w:r>
          </w:p>
        </w:tc>
      </w:tr>
      <w:tr>
        <w:trPr>
          <w:cantSplit w:val="0"/>
          <w:tblHeader w:val="0"/>
        </w:trPr>
        <w:tc>
          <w:tcPr/>
          <w:p w:rsidR="00000000" w:rsidDel="00000000" w:rsidP="00000000" w:rsidRDefault="00000000" w:rsidRPr="00000000" w14:paraId="0000020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 del requerimiento:</w:t>
            </w:r>
          </w:p>
        </w:tc>
        <w:tc>
          <w:tcPr/>
          <w:p w:rsidR="00000000" w:rsidDel="00000000" w:rsidP="00000000" w:rsidRDefault="00000000" w:rsidRPr="00000000" w14:paraId="0000020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Media</w:t>
            </w:r>
          </w:p>
        </w:tc>
      </w:tr>
    </w:tbl>
    <w:p w:rsidR="00000000" w:rsidDel="00000000" w:rsidP="00000000" w:rsidRDefault="00000000" w:rsidRPr="00000000" w14:paraId="00000205">
      <w:pPr>
        <w:rPr>
          <w:rFonts w:ascii="Calibri" w:cs="Calibri" w:eastAsia="Calibri" w:hAnsi="Calibri"/>
          <w:sz w:val="24"/>
          <w:szCs w:val="24"/>
        </w:rPr>
      </w:pPr>
      <w:r w:rsidDel="00000000" w:rsidR="00000000" w:rsidRPr="00000000">
        <w:rPr>
          <w:rtl w:val="0"/>
        </w:rPr>
      </w:r>
    </w:p>
    <w:tbl>
      <w:tblPr>
        <w:tblStyle w:val="Table22"/>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20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Identificación del requerimiento:</w:t>
            </w:r>
          </w:p>
        </w:tc>
        <w:tc>
          <w:tcPr/>
          <w:p w:rsidR="00000000" w:rsidDel="00000000" w:rsidP="00000000" w:rsidRDefault="00000000" w:rsidRPr="00000000" w14:paraId="0000020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RF17</w:t>
            </w:r>
          </w:p>
        </w:tc>
      </w:tr>
      <w:tr>
        <w:trPr>
          <w:cantSplit w:val="0"/>
          <w:tblHeader w:val="0"/>
        </w:trPr>
        <w:tc>
          <w:tcPr/>
          <w:p w:rsidR="00000000" w:rsidDel="00000000" w:rsidP="00000000" w:rsidRDefault="00000000" w:rsidRPr="00000000" w14:paraId="0000020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Nombre del Requerimiento:</w:t>
            </w:r>
          </w:p>
        </w:tc>
        <w:tc>
          <w:tcPr/>
          <w:p w:rsidR="00000000" w:rsidDel="00000000" w:rsidP="00000000" w:rsidRDefault="00000000" w:rsidRPr="00000000" w14:paraId="0000020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Gestionar fidelización de clientes</w:t>
            </w:r>
          </w:p>
        </w:tc>
      </w:tr>
      <w:tr>
        <w:trPr>
          <w:cantSplit w:val="0"/>
          <w:tblHeader w:val="0"/>
        </w:trPr>
        <w:tc>
          <w:tcPr/>
          <w:p w:rsidR="00000000" w:rsidDel="00000000" w:rsidP="00000000" w:rsidRDefault="00000000" w:rsidRPr="00000000" w14:paraId="0000020A">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Características:</w:t>
            </w:r>
          </w:p>
        </w:tc>
        <w:tc>
          <w:tcPr/>
          <w:p w:rsidR="00000000" w:rsidDel="00000000" w:rsidP="00000000" w:rsidRDefault="00000000" w:rsidRPr="00000000" w14:paraId="0000020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Programa de beneficios.</w:t>
            </w:r>
          </w:p>
        </w:tc>
      </w:tr>
      <w:tr>
        <w:trPr>
          <w:cantSplit w:val="0"/>
          <w:tblHeader w:val="0"/>
        </w:trPr>
        <w:tc>
          <w:tcPr/>
          <w:p w:rsidR="00000000" w:rsidDel="00000000" w:rsidP="00000000" w:rsidRDefault="00000000" w:rsidRPr="00000000" w14:paraId="0000020C">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 del requerimiento:</w:t>
            </w:r>
          </w:p>
        </w:tc>
        <w:tc>
          <w:tcPr/>
          <w:p w:rsidR="00000000" w:rsidDel="00000000" w:rsidP="00000000" w:rsidRDefault="00000000" w:rsidRPr="00000000" w14:paraId="0000020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Sistema de puntos, descuentos y promociones.</w:t>
            </w:r>
          </w:p>
        </w:tc>
      </w:tr>
      <w:tr>
        <w:trPr>
          <w:cantSplit w:val="0"/>
          <w:tblHeader w:val="0"/>
        </w:trPr>
        <w:tc>
          <w:tcPr/>
          <w:p w:rsidR="00000000" w:rsidDel="00000000" w:rsidP="00000000" w:rsidRDefault="00000000" w:rsidRPr="00000000" w14:paraId="0000020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NO funcional:</w:t>
            </w:r>
          </w:p>
        </w:tc>
        <w:tc>
          <w:tcPr/>
          <w:p w:rsidR="00000000" w:rsidDel="00000000" w:rsidP="00000000" w:rsidRDefault="00000000" w:rsidRPr="00000000" w14:paraId="0000020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RNF06</w:t>
            </w:r>
          </w:p>
        </w:tc>
      </w:tr>
      <w:tr>
        <w:trPr>
          <w:cantSplit w:val="0"/>
          <w:tblHeader w:val="0"/>
        </w:trPr>
        <w:tc>
          <w:tcPr/>
          <w:p w:rsidR="00000000" w:rsidDel="00000000" w:rsidP="00000000" w:rsidRDefault="00000000" w:rsidRPr="00000000" w14:paraId="0000021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 del requerimiento:</w:t>
            </w:r>
          </w:p>
        </w:tc>
        <w:tc>
          <w:tcPr/>
          <w:p w:rsidR="00000000" w:rsidDel="00000000" w:rsidP="00000000" w:rsidRDefault="00000000" w:rsidRPr="00000000" w14:paraId="0000021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Media</w:t>
            </w:r>
          </w:p>
        </w:tc>
      </w:tr>
    </w:tbl>
    <w:p w:rsidR="00000000" w:rsidDel="00000000" w:rsidP="00000000" w:rsidRDefault="00000000" w:rsidRPr="00000000" w14:paraId="00000212">
      <w:pPr>
        <w:rPr>
          <w:rFonts w:ascii="Calibri" w:cs="Calibri" w:eastAsia="Calibri" w:hAnsi="Calibri"/>
          <w:sz w:val="24"/>
          <w:szCs w:val="24"/>
        </w:rPr>
      </w:pPr>
      <w:r w:rsidDel="00000000" w:rsidR="00000000" w:rsidRPr="00000000">
        <w:rPr>
          <w:rtl w:val="0"/>
        </w:rPr>
      </w:r>
    </w:p>
    <w:tbl>
      <w:tblPr>
        <w:tblStyle w:val="Table23"/>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21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Identificación del requerimiento:</w:t>
            </w:r>
          </w:p>
        </w:tc>
        <w:tc>
          <w:tcPr/>
          <w:p w:rsidR="00000000" w:rsidDel="00000000" w:rsidP="00000000" w:rsidRDefault="00000000" w:rsidRPr="00000000" w14:paraId="0000021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RF18</w:t>
            </w:r>
          </w:p>
        </w:tc>
      </w:tr>
      <w:tr>
        <w:trPr>
          <w:cantSplit w:val="0"/>
          <w:tblHeader w:val="0"/>
        </w:trPr>
        <w:tc>
          <w:tcPr/>
          <w:p w:rsidR="00000000" w:rsidDel="00000000" w:rsidP="00000000" w:rsidRDefault="00000000" w:rsidRPr="00000000" w14:paraId="0000021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Nombre del Requerimiento:</w:t>
            </w:r>
          </w:p>
        </w:tc>
        <w:tc>
          <w:tcPr/>
          <w:p w:rsidR="00000000" w:rsidDel="00000000" w:rsidP="00000000" w:rsidRDefault="00000000" w:rsidRPr="00000000" w14:paraId="0000021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Generar reportes de ventas</w:t>
            </w:r>
          </w:p>
        </w:tc>
      </w:tr>
      <w:tr>
        <w:trPr>
          <w:cantSplit w:val="0"/>
          <w:tblHeader w:val="0"/>
        </w:trPr>
        <w:tc>
          <w:tcPr/>
          <w:p w:rsidR="00000000" w:rsidDel="00000000" w:rsidP="00000000" w:rsidRDefault="00000000" w:rsidRPr="00000000" w14:paraId="0000021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Características:</w:t>
            </w:r>
          </w:p>
        </w:tc>
        <w:tc>
          <w:tcPr/>
          <w:p w:rsidR="00000000" w:rsidDel="00000000" w:rsidP="00000000" w:rsidRDefault="00000000" w:rsidRPr="00000000" w14:paraId="0000021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Unificación de datos.</w:t>
            </w:r>
          </w:p>
        </w:tc>
      </w:tr>
      <w:tr>
        <w:trPr>
          <w:cantSplit w:val="0"/>
          <w:tblHeader w:val="0"/>
        </w:trPr>
        <w:tc>
          <w:tcPr/>
          <w:p w:rsidR="00000000" w:rsidDel="00000000" w:rsidP="00000000" w:rsidRDefault="00000000" w:rsidRPr="00000000" w14:paraId="0000021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 del requerimiento:</w:t>
            </w:r>
          </w:p>
        </w:tc>
        <w:tc>
          <w:tcPr/>
          <w:p w:rsidR="00000000" w:rsidDel="00000000" w:rsidP="00000000" w:rsidRDefault="00000000" w:rsidRPr="00000000" w14:paraId="0000021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Generación de reportes por producto o por fechas.</w:t>
            </w:r>
          </w:p>
        </w:tc>
      </w:tr>
      <w:tr>
        <w:trPr>
          <w:cantSplit w:val="0"/>
          <w:tblHeader w:val="0"/>
        </w:trPr>
        <w:tc>
          <w:tcPr/>
          <w:p w:rsidR="00000000" w:rsidDel="00000000" w:rsidP="00000000" w:rsidRDefault="00000000" w:rsidRPr="00000000" w14:paraId="0000021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NO funcional:</w:t>
            </w:r>
          </w:p>
        </w:tc>
        <w:tc>
          <w:tcPr/>
          <w:p w:rsidR="00000000" w:rsidDel="00000000" w:rsidP="00000000" w:rsidRDefault="00000000" w:rsidRPr="00000000" w14:paraId="0000021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RNF07, RNF08</w:t>
            </w:r>
          </w:p>
        </w:tc>
      </w:tr>
      <w:tr>
        <w:trPr>
          <w:cantSplit w:val="0"/>
          <w:tblHeader w:val="0"/>
        </w:trPr>
        <w:tc>
          <w:tcPr/>
          <w:p w:rsidR="00000000" w:rsidDel="00000000" w:rsidP="00000000" w:rsidRDefault="00000000" w:rsidRPr="00000000" w14:paraId="0000021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 del requerimiento:</w:t>
            </w:r>
          </w:p>
        </w:tc>
        <w:tc>
          <w:tcPr/>
          <w:p w:rsidR="00000000" w:rsidDel="00000000" w:rsidP="00000000" w:rsidRDefault="00000000" w:rsidRPr="00000000" w14:paraId="0000021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Alta</w:t>
            </w:r>
          </w:p>
        </w:tc>
      </w:tr>
    </w:tbl>
    <w:p w:rsidR="00000000" w:rsidDel="00000000" w:rsidP="00000000" w:rsidRDefault="00000000" w:rsidRPr="00000000" w14:paraId="0000021F">
      <w:pPr>
        <w:rPr>
          <w:rFonts w:ascii="Calibri" w:cs="Calibri" w:eastAsia="Calibri" w:hAnsi="Calibri"/>
          <w:sz w:val="24"/>
          <w:szCs w:val="24"/>
        </w:rPr>
      </w:pPr>
      <w:r w:rsidDel="00000000" w:rsidR="00000000" w:rsidRPr="00000000">
        <w:rPr>
          <w:rtl w:val="0"/>
        </w:rPr>
      </w:r>
    </w:p>
    <w:tbl>
      <w:tblPr>
        <w:tblStyle w:val="Table24"/>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22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Identificación del requerimiento:</w:t>
            </w:r>
          </w:p>
        </w:tc>
        <w:tc>
          <w:tcPr/>
          <w:p w:rsidR="00000000" w:rsidDel="00000000" w:rsidP="00000000" w:rsidRDefault="00000000" w:rsidRPr="00000000" w14:paraId="0000022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RF19</w:t>
            </w:r>
          </w:p>
        </w:tc>
      </w:tr>
      <w:tr>
        <w:trPr>
          <w:cantSplit w:val="0"/>
          <w:tblHeader w:val="0"/>
        </w:trPr>
        <w:tc>
          <w:tcPr/>
          <w:p w:rsidR="00000000" w:rsidDel="00000000" w:rsidP="00000000" w:rsidRDefault="00000000" w:rsidRPr="00000000" w14:paraId="0000022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Nombre del Requerimiento:</w:t>
            </w:r>
          </w:p>
        </w:tc>
        <w:tc>
          <w:tcPr/>
          <w:p w:rsidR="00000000" w:rsidDel="00000000" w:rsidP="00000000" w:rsidRDefault="00000000" w:rsidRPr="00000000" w14:paraId="0000022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Consultar historial de pedidos</w:t>
            </w:r>
          </w:p>
        </w:tc>
      </w:tr>
      <w:tr>
        <w:trPr>
          <w:cantSplit w:val="0"/>
          <w:tblHeader w:val="0"/>
        </w:trPr>
        <w:tc>
          <w:tcPr/>
          <w:p w:rsidR="00000000" w:rsidDel="00000000" w:rsidP="00000000" w:rsidRDefault="00000000" w:rsidRPr="00000000" w14:paraId="0000022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Características:</w:t>
            </w:r>
          </w:p>
        </w:tc>
        <w:tc>
          <w:tcPr/>
          <w:p w:rsidR="00000000" w:rsidDel="00000000" w:rsidP="00000000" w:rsidRDefault="00000000" w:rsidRPr="00000000" w14:paraId="0000022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Consulta de registros previos.</w:t>
            </w:r>
          </w:p>
        </w:tc>
      </w:tr>
      <w:tr>
        <w:trPr>
          <w:cantSplit w:val="0"/>
          <w:tblHeader w:val="0"/>
        </w:trPr>
        <w:tc>
          <w:tcPr/>
          <w:p w:rsidR="00000000" w:rsidDel="00000000" w:rsidP="00000000" w:rsidRDefault="00000000" w:rsidRPr="00000000" w14:paraId="0000022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 del requerimiento:</w:t>
            </w:r>
          </w:p>
        </w:tc>
        <w:tc>
          <w:tcPr/>
          <w:p w:rsidR="00000000" w:rsidDel="00000000" w:rsidP="00000000" w:rsidRDefault="00000000" w:rsidRPr="00000000" w14:paraId="0000022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Permitir a clientes y administrador ver pedidos anteriores.</w:t>
            </w:r>
          </w:p>
        </w:tc>
      </w:tr>
      <w:tr>
        <w:trPr>
          <w:cantSplit w:val="0"/>
          <w:tblHeader w:val="0"/>
        </w:trPr>
        <w:tc>
          <w:tcPr/>
          <w:p w:rsidR="00000000" w:rsidDel="00000000" w:rsidP="00000000" w:rsidRDefault="00000000" w:rsidRPr="00000000" w14:paraId="0000022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NO funcional:</w:t>
            </w:r>
          </w:p>
        </w:tc>
        <w:tc>
          <w:tcPr/>
          <w:p w:rsidR="00000000" w:rsidDel="00000000" w:rsidP="00000000" w:rsidRDefault="00000000" w:rsidRPr="00000000" w14:paraId="0000022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RNF06</w:t>
            </w:r>
          </w:p>
        </w:tc>
      </w:tr>
      <w:tr>
        <w:trPr>
          <w:cantSplit w:val="0"/>
          <w:tblHeader w:val="0"/>
        </w:trPr>
        <w:tc>
          <w:tcPr/>
          <w:p w:rsidR="00000000" w:rsidDel="00000000" w:rsidP="00000000" w:rsidRDefault="00000000" w:rsidRPr="00000000" w14:paraId="0000022A">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 del requerimiento:</w:t>
            </w:r>
          </w:p>
        </w:tc>
        <w:tc>
          <w:tcPr/>
          <w:p w:rsidR="00000000" w:rsidDel="00000000" w:rsidP="00000000" w:rsidRDefault="00000000" w:rsidRPr="00000000" w14:paraId="0000022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Media</w:t>
            </w:r>
          </w:p>
        </w:tc>
      </w:tr>
    </w:tbl>
    <w:p w:rsidR="00000000" w:rsidDel="00000000" w:rsidP="00000000" w:rsidRDefault="00000000" w:rsidRPr="00000000" w14:paraId="0000022C">
      <w:pPr>
        <w:rPr>
          <w:rFonts w:ascii="Calibri" w:cs="Calibri" w:eastAsia="Calibri" w:hAnsi="Calibri"/>
          <w:sz w:val="24"/>
          <w:szCs w:val="24"/>
        </w:rPr>
      </w:pPr>
      <w:r w:rsidDel="00000000" w:rsidR="00000000" w:rsidRPr="00000000">
        <w:rPr>
          <w:rtl w:val="0"/>
        </w:rPr>
      </w:r>
    </w:p>
    <w:tbl>
      <w:tblPr>
        <w:tblStyle w:val="Table25"/>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22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Identificación del requerimiento:</w:t>
            </w:r>
          </w:p>
        </w:tc>
        <w:tc>
          <w:tcPr/>
          <w:p w:rsidR="00000000" w:rsidDel="00000000" w:rsidP="00000000" w:rsidRDefault="00000000" w:rsidRPr="00000000" w14:paraId="0000022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RF20</w:t>
            </w:r>
          </w:p>
        </w:tc>
      </w:tr>
      <w:tr>
        <w:trPr>
          <w:cantSplit w:val="0"/>
          <w:tblHeader w:val="0"/>
        </w:trPr>
        <w:tc>
          <w:tcPr/>
          <w:p w:rsidR="00000000" w:rsidDel="00000000" w:rsidP="00000000" w:rsidRDefault="00000000" w:rsidRPr="00000000" w14:paraId="0000022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Nombre del Requerimiento:</w:t>
            </w:r>
          </w:p>
        </w:tc>
        <w:tc>
          <w:tcPr/>
          <w:p w:rsidR="00000000" w:rsidDel="00000000" w:rsidP="00000000" w:rsidRDefault="00000000" w:rsidRPr="00000000" w14:paraId="0000023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Visualizar panel administrativo</w:t>
            </w:r>
          </w:p>
        </w:tc>
      </w:tr>
      <w:tr>
        <w:trPr>
          <w:cantSplit w:val="0"/>
          <w:tblHeader w:val="0"/>
        </w:trPr>
        <w:tc>
          <w:tcPr/>
          <w:p w:rsidR="00000000" w:rsidDel="00000000" w:rsidP="00000000" w:rsidRDefault="00000000" w:rsidRPr="00000000" w14:paraId="0000023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Características:</w:t>
            </w:r>
          </w:p>
        </w:tc>
        <w:tc>
          <w:tcPr/>
          <w:p w:rsidR="00000000" w:rsidDel="00000000" w:rsidP="00000000" w:rsidRDefault="00000000" w:rsidRPr="00000000" w14:paraId="0000023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Información clave en el menú principal.</w:t>
            </w:r>
          </w:p>
        </w:tc>
      </w:tr>
      <w:tr>
        <w:trPr>
          <w:cantSplit w:val="0"/>
          <w:tblHeader w:val="0"/>
        </w:trPr>
        <w:tc>
          <w:tcPr/>
          <w:p w:rsidR="00000000" w:rsidDel="00000000" w:rsidP="00000000" w:rsidRDefault="00000000" w:rsidRPr="00000000" w14:paraId="0000023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 del requerimiento:</w:t>
            </w:r>
          </w:p>
        </w:tc>
        <w:tc>
          <w:tcPr/>
          <w:p w:rsidR="00000000" w:rsidDel="00000000" w:rsidP="00000000" w:rsidRDefault="00000000" w:rsidRPr="00000000" w14:paraId="0000023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Panel con datos de ventas, pedidos e inventario en tiempo real.</w:t>
            </w:r>
          </w:p>
        </w:tc>
      </w:tr>
      <w:tr>
        <w:trPr>
          <w:cantSplit w:val="0"/>
          <w:tblHeader w:val="0"/>
        </w:trPr>
        <w:tc>
          <w:tcPr/>
          <w:p w:rsidR="00000000" w:rsidDel="00000000" w:rsidP="00000000" w:rsidRDefault="00000000" w:rsidRPr="00000000" w14:paraId="0000023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NO funcional:</w:t>
            </w:r>
          </w:p>
        </w:tc>
        <w:tc>
          <w:tcPr/>
          <w:p w:rsidR="00000000" w:rsidDel="00000000" w:rsidP="00000000" w:rsidRDefault="00000000" w:rsidRPr="00000000" w14:paraId="0000023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RNF01, RNF07</w:t>
            </w:r>
          </w:p>
        </w:tc>
      </w:tr>
      <w:tr>
        <w:trPr>
          <w:cantSplit w:val="0"/>
          <w:tblHeader w:val="0"/>
        </w:trPr>
        <w:tc>
          <w:tcPr/>
          <w:p w:rsidR="00000000" w:rsidDel="00000000" w:rsidP="00000000" w:rsidRDefault="00000000" w:rsidRPr="00000000" w14:paraId="0000023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 del requerimiento:</w:t>
            </w:r>
          </w:p>
        </w:tc>
        <w:tc>
          <w:tcPr/>
          <w:p w:rsidR="00000000" w:rsidDel="00000000" w:rsidP="00000000" w:rsidRDefault="00000000" w:rsidRPr="00000000" w14:paraId="0000023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Alta</w:t>
            </w:r>
          </w:p>
        </w:tc>
      </w:tr>
    </w:tbl>
    <w:p w:rsidR="00000000" w:rsidDel="00000000" w:rsidP="00000000" w:rsidRDefault="00000000" w:rsidRPr="00000000" w14:paraId="0000023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3A">
      <w:pPr>
        <w:pStyle w:val="Heading2"/>
        <w:rPr/>
      </w:pPr>
      <w:bookmarkStart w:colFirst="0" w:colLast="0" w:name="_heading=h.u85lqtxe9zu3" w:id="23"/>
      <w:bookmarkEnd w:id="23"/>
      <w:r w:rsidDel="00000000" w:rsidR="00000000" w:rsidRPr="00000000">
        <w:rPr>
          <w:rtl w:val="0"/>
        </w:rPr>
        <w:t xml:space="preserve">}</w:t>
      </w:r>
    </w:p>
    <w:p w:rsidR="00000000" w:rsidDel="00000000" w:rsidP="00000000" w:rsidRDefault="00000000" w:rsidRPr="00000000" w14:paraId="0000023B">
      <w:pPr>
        <w:pStyle w:val="Heading2"/>
        <w:rPr/>
      </w:pPr>
      <w:bookmarkStart w:colFirst="0" w:colLast="0" w:name="_heading=h.6qrg9opzx0k5" w:id="24"/>
      <w:bookmarkEnd w:id="24"/>
      <w:r w:rsidDel="00000000" w:rsidR="00000000" w:rsidRPr="00000000">
        <w:rPr>
          <w:rtl w:val="0"/>
        </w:rPr>
        <w:t xml:space="preserve">1.19 Requerimientos no Funcionales. </w:t>
      </w:r>
    </w:p>
    <w:tbl>
      <w:tblPr>
        <w:tblStyle w:val="Table26"/>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23C">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Identificación del requerimiento:</w:t>
            </w:r>
          </w:p>
        </w:tc>
        <w:tc>
          <w:tcPr/>
          <w:p w:rsidR="00000000" w:rsidDel="00000000" w:rsidP="00000000" w:rsidRDefault="00000000" w:rsidRPr="00000000" w14:paraId="0000023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RNF01</w:t>
            </w:r>
          </w:p>
        </w:tc>
      </w:tr>
      <w:tr>
        <w:trPr>
          <w:cantSplit w:val="0"/>
          <w:tblHeader w:val="0"/>
        </w:trPr>
        <w:tc>
          <w:tcPr/>
          <w:p w:rsidR="00000000" w:rsidDel="00000000" w:rsidP="00000000" w:rsidRDefault="00000000" w:rsidRPr="00000000" w14:paraId="0000023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Nombre del Requerimiento:</w:t>
            </w:r>
          </w:p>
        </w:tc>
        <w:tc>
          <w:tcPr/>
          <w:p w:rsidR="00000000" w:rsidDel="00000000" w:rsidP="00000000" w:rsidRDefault="00000000" w:rsidRPr="00000000" w14:paraId="0000023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Interfaz sencilla</w:t>
            </w:r>
          </w:p>
        </w:tc>
      </w:tr>
      <w:tr>
        <w:trPr>
          <w:cantSplit w:val="0"/>
          <w:tblHeader w:val="0"/>
        </w:trPr>
        <w:tc>
          <w:tcPr/>
          <w:p w:rsidR="00000000" w:rsidDel="00000000" w:rsidP="00000000" w:rsidRDefault="00000000" w:rsidRPr="00000000" w14:paraId="0000024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Características:</w:t>
            </w:r>
          </w:p>
        </w:tc>
        <w:tc>
          <w:tcPr/>
          <w:p w:rsidR="00000000" w:rsidDel="00000000" w:rsidP="00000000" w:rsidRDefault="00000000" w:rsidRPr="00000000" w14:paraId="0000024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Diseño amigable y fácil de usar.</w:t>
            </w:r>
          </w:p>
        </w:tc>
      </w:tr>
      <w:tr>
        <w:trPr>
          <w:cantSplit w:val="0"/>
          <w:tblHeader w:val="0"/>
        </w:trPr>
        <w:tc>
          <w:tcPr/>
          <w:p w:rsidR="00000000" w:rsidDel="00000000" w:rsidP="00000000" w:rsidRDefault="00000000" w:rsidRPr="00000000" w14:paraId="0000024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 del requerimiento:</w:t>
            </w:r>
          </w:p>
        </w:tc>
        <w:tc>
          <w:tcPr/>
          <w:p w:rsidR="00000000" w:rsidDel="00000000" w:rsidP="00000000" w:rsidRDefault="00000000" w:rsidRPr="00000000" w14:paraId="0000024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permitir que un usuario nuevo realice un pedido completo en menos de 2 minutos sin asistencia externa</w:t>
            </w:r>
          </w:p>
        </w:tc>
      </w:tr>
      <w:tr>
        <w:trPr>
          <w:cantSplit w:val="0"/>
          <w:tblHeader w:val="0"/>
        </w:trPr>
        <w:tc>
          <w:tcPr/>
          <w:p w:rsidR="00000000" w:rsidDel="00000000" w:rsidP="00000000" w:rsidRDefault="00000000" w:rsidRPr="00000000" w14:paraId="0000024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 del requerimiento:</w:t>
            </w:r>
          </w:p>
        </w:tc>
        <w:tc>
          <w:tcPr/>
          <w:p w:rsidR="00000000" w:rsidDel="00000000" w:rsidP="00000000" w:rsidRDefault="00000000" w:rsidRPr="00000000" w14:paraId="0000024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Alta</w:t>
            </w:r>
          </w:p>
        </w:tc>
      </w:tr>
    </w:tbl>
    <w:p w:rsidR="00000000" w:rsidDel="00000000" w:rsidP="00000000" w:rsidRDefault="00000000" w:rsidRPr="00000000" w14:paraId="00000246">
      <w:pPr>
        <w:rPr>
          <w:rFonts w:ascii="Calibri" w:cs="Calibri" w:eastAsia="Calibri" w:hAnsi="Calibri"/>
          <w:sz w:val="24"/>
          <w:szCs w:val="24"/>
        </w:rPr>
      </w:pPr>
      <w:r w:rsidDel="00000000" w:rsidR="00000000" w:rsidRPr="00000000">
        <w:rPr>
          <w:rtl w:val="0"/>
        </w:rPr>
      </w:r>
    </w:p>
    <w:tbl>
      <w:tblPr>
        <w:tblStyle w:val="Table27"/>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24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Identificación del requerimiento:</w:t>
            </w:r>
          </w:p>
        </w:tc>
        <w:tc>
          <w:tcPr/>
          <w:p w:rsidR="00000000" w:rsidDel="00000000" w:rsidP="00000000" w:rsidRDefault="00000000" w:rsidRPr="00000000" w14:paraId="0000024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RNF02</w:t>
            </w:r>
          </w:p>
        </w:tc>
      </w:tr>
      <w:tr>
        <w:trPr>
          <w:cantSplit w:val="0"/>
          <w:tblHeader w:val="0"/>
        </w:trPr>
        <w:tc>
          <w:tcPr/>
          <w:p w:rsidR="00000000" w:rsidDel="00000000" w:rsidP="00000000" w:rsidRDefault="00000000" w:rsidRPr="00000000" w14:paraId="0000024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Nombre del Requerimiento:</w:t>
            </w:r>
          </w:p>
        </w:tc>
        <w:tc>
          <w:tcPr/>
          <w:p w:rsidR="00000000" w:rsidDel="00000000" w:rsidP="00000000" w:rsidRDefault="00000000" w:rsidRPr="00000000" w14:paraId="0000024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Diseño adaptable</w:t>
            </w:r>
          </w:p>
        </w:tc>
      </w:tr>
      <w:tr>
        <w:trPr>
          <w:cantSplit w:val="0"/>
          <w:tblHeader w:val="0"/>
        </w:trPr>
        <w:tc>
          <w:tcPr/>
          <w:p w:rsidR="00000000" w:rsidDel="00000000" w:rsidP="00000000" w:rsidRDefault="00000000" w:rsidRPr="00000000" w14:paraId="0000024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Características:</w:t>
            </w:r>
          </w:p>
        </w:tc>
        <w:tc>
          <w:tcPr/>
          <w:p w:rsidR="00000000" w:rsidDel="00000000" w:rsidP="00000000" w:rsidRDefault="00000000" w:rsidRPr="00000000" w14:paraId="0000024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Responsivo en todos los dispositivos.</w:t>
            </w:r>
          </w:p>
        </w:tc>
      </w:tr>
      <w:tr>
        <w:trPr>
          <w:cantSplit w:val="0"/>
          <w:tblHeader w:val="0"/>
        </w:trPr>
        <w:tc>
          <w:tcPr/>
          <w:p w:rsidR="00000000" w:rsidDel="00000000" w:rsidP="00000000" w:rsidRDefault="00000000" w:rsidRPr="00000000" w14:paraId="0000024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 del requerimiento:</w:t>
            </w:r>
          </w:p>
        </w:tc>
        <w:tc>
          <w:tcPr/>
          <w:p w:rsidR="00000000" w:rsidDel="00000000" w:rsidP="00000000" w:rsidRDefault="00000000" w:rsidRPr="00000000" w14:paraId="0000024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interfaz debe mantener una proporción visual funcional en resoluciones desde 360px (móvil) hasta 1920px (escritorio), utilizando el framework Bootstrap 5</w:t>
            </w:r>
          </w:p>
        </w:tc>
      </w:tr>
      <w:tr>
        <w:trPr>
          <w:cantSplit w:val="0"/>
          <w:tblHeader w:val="0"/>
        </w:trPr>
        <w:tc>
          <w:tcPr/>
          <w:p w:rsidR="00000000" w:rsidDel="00000000" w:rsidP="00000000" w:rsidRDefault="00000000" w:rsidRPr="00000000" w14:paraId="0000024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 del requerimiento:</w:t>
            </w:r>
          </w:p>
        </w:tc>
        <w:tc>
          <w:tcPr/>
          <w:p w:rsidR="00000000" w:rsidDel="00000000" w:rsidP="00000000" w:rsidRDefault="00000000" w:rsidRPr="00000000" w14:paraId="0000025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Alta</w:t>
            </w:r>
          </w:p>
        </w:tc>
      </w:tr>
    </w:tbl>
    <w:p w:rsidR="00000000" w:rsidDel="00000000" w:rsidP="00000000" w:rsidRDefault="00000000" w:rsidRPr="00000000" w14:paraId="00000251">
      <w:pPr>
        <w:rPr>
          <w:rFonts w:ascii="Calibri" w:cs="Calibri" w:eastAsia="Calibri" w:hAnsi="Calibri"/>
          <w:sz w:val="24"/>
          <w:szCs w:val="24"/>
        </w:rPr>
      </w:pPr>
      <w:r w:rsidDel="00000000" w:rsidR="00000000" w:rsidRPr="00000000">
        <w:rPr>
          <w:rtl w:val="0"/>
        </w:rPr>
      </w:r>
    </w:p>
    <w:tbl>
      <w:tblPr>
        <w:tblStyle w:val="Table28"/>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25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Identificación del requerimiento:</w:t>
            </w:r>
          </w:p>
        </w:tc>
        <w:tc>
          <w:tcPr/>
          <w:p w:rsidR="00000000" w:rsidDel="00000000" w:rsidP="00000000" w:rsidRDefault="00000000" w:rsidRPr="00000000" w14:paraId="0000025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RNF03</w:t>
            </w:r>
          </w:p>
        </w:tc>
      </w:tr>
      <w:tr>
        <w:trPr>
          <w:cantSplit w:val="0"/>
          <w:tblHeader w:val="0"/>
        </w:trPr>
        <w:tc>
          <w:tcPr/>
          <w:p w:rsidR="00000000" w:rsidDel="00000000" w:rsidP="00000000" w:rsidRDefault="00000000" w:rsidRPr="00000000" w14:paraId="0000025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Nombre del Requerimiento:</w:t>
            </w:r>
          </w:p>
        </w:tc>
        <w:tc>
          <w:tcPr/>
          <w:p w:rsidR="00000000" w:rsidDel="00000000" w:rsidP="00000000" w:rsidRDefault="00000000" w:rsidRPr="00000000" w14:paraId="0000025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Idiomas</w:t>
            </w:r>
          </w:p>
        </w:tc>
      </w:tr>
      <w:tr>
        <w:trPr>
          <w:cantSplit w:val="0"/>
          <w:tblHeader w:val="0"/>
        </w:trPr>
        <w:tc>
          <w:tcPr/>
          <w:p w:rsidR="00000000" w:rsidDel="00000000" w:rsidP="00000000" w:rsidRDefault="00000000" w:rsidRPr="00000000" w14:paraId="0000025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Características:</w:t>
            </w:r>
          </w:p>
        </w:tc>
        <w:tc>
          <w:tcPr/>
          <w:p w:rsidR="00000000" w:rsidDel="00000000" w:rsidP="00000000" w:rsidRDefault="00000000" w:rsidRPr="00000000" w14:paraId="0000025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Configuración multilenguaje.</w:t>
            </w:r>
          </w:p>
        </w:tc>
      </w:tr>
      <w:tr>
        <w:trPr>
          <w:cantSplit w:val="0"/>
          <w:tblHeader w:val="0"/>
        </w:trPr>
        <w:tc>
          <w:tcPr/>
          <w:p w:rsidR="00000000" w:rsidDel="00000000" w:rsidP="00000000" w:rsidRDefault="00000000" w:rsidRPr="00000000" w14:paraId="0000025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 del requerimiento:</w:t>
            </w:r>
          </w:p>
        </w:tc>
        <w:tc>
          <w:tcPr/>
          <w:p w:rsidR="00000000" w:rsidDel="00000000" w:rsidP="00000000" w:rsidRDefault="00000000" w:rsidRPr="00000000" w14:paraId="0000025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estar en español con opción futura a otros idiomas.</w:t>
            </w:r>
          </w:p>
        </w:tc>
      </w:tr>
      <w:tr>
        <w:trPr>
          <w:cantSplit w:val="0"/>
          <w:tblHeader w:val="0"/>
        </w:trPr>
        <w:tc>
          <w:tcPr/>
          <w:p w:rsidR="00000000" w:rsidDel="00000000" w:rsidP="00000000" w:rsidRDefault="00000000" w:rsidRPr="00000000" w14:paraId="0000025A">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 del requerimiento:</w:t>
            </w:r>
          </w:p>
        </w:tc>
        <w:tc>
          <w:tcPr/>
          <w:p w:rsidR="00000000" w:rsidDel="00000000" w:rsidP="00000000" w:rsidRDefault="00000000" w:rsidRPr="00000000" w14:paraId="0000025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Baja</w:t>
            </w:r>
          </w:p>
        </w:tc>
      </w:tr>
    </w:tbl>
    <w:p w:rsidR="00000000" w:rsidDel="00000000" w:rsidP="00000000" w:rsidRDefault="00000000" w:rsidRPr="00000000" w14:paraId="0000025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5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5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5F">
      <w:pPr>
        <w:rPr>
          <w:rFonts w:ascii="Calibri" w:cs="Calibri" w:eastAsia="Calibri" w:hAnsi="Calibri"/>
          <w:sz w:val="24"/>
          <w:szCs w:val="24"/>
        </w:rPr>
      </w:pPr>
      <w:r w:rsidDel="00000000" w:rsidR="00000000" w:rsidRPr="00000000">
        <w:rPr>
          <w:rtl w:val="0"/>
        </w:rPr>
      </w:r>
    </w:p>
    <w:tbl>
      <w:tblPr>
        <w:tblStyle w:val="Table29"/>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26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Identificación del requerimiento:</w:t>
            </w:r>
          </w:p>
        </w:tc>
        <w:tc>
          <w:tcPr/>
          <w:p w:rsidR="00000000" w:rsidDel="00000000" w:rsidP="00000000" w:rsidRDefault="00000000" w:rsidRPr="00000000" w14:paraId="0000026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RNF04</w:t>
            </w:r>
          </w:p>
        </w:tc>
      </w:tr>
      <w:tr>
        <w:trPr>
          <w:cantSplit w:val="0"/>
          <w:tblHeader w:val="0"/>
        </w:trPr>
        <w:tc>
          <w:tcPr/>
          <w:p w:rsidR="00000000" w:rsidDel="00000000" w:rsidP="00000000" w:rsidRDefault="00000000" w:rsidRPr="00000000" w14:paraId="0000026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Nombre del Requerimiento:</w:t>
            </w:r>
          </w:p>
        </w:tc>
        <w:tc>
          <w:tcPr/>
          <w:p w:rsidR="00000000" w:rsidDel="00000000" w:rsidP="00000000" w:rsidRDefault="00000000" w:rsidRPr="00000000" w14:paraId="0000026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Seguridad de datos</w:t>
            </w:r>
          </w:p>
        </w:tc>
      </w:tr>
      <w:tr>
        <w:trPr>
          <w:cantSplit w:val="0"/>
          <w:tblHeader w:val="0"/>
        </w:trPr>
        <w:tc>
          <w:tcPr/>
          <w:p w:rsidR="00000000" w:rsidDel="00000000" w:rsidP="00000000" w:rsidRDefault="00000000" w:rsidRPr="00000000" w14:paraId="0000026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Características:</w:t>
            </w:r>
          </w:p>
        </w:tc>
        <w:tc>
          <w:tcPr/>
          <w:p w:rsidR="00000000" w:rsidDel="00000000" w:rsidP="00000000" w:rsidRDefault="00000000" w:rsidRPr="00000000" w14:paraId="0000026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Protección de información personal.</w:t>
            </w:r>
          </w:p>
        </w:tc>
      </w:tr>
      <w:tr>
        <w:trPr>
          <w:cantSplit w:val="0"/>
          <w:tblHeader w:val="0"/>
        </w:trPr>
        <w:tc>
          <w:tcPr/>
          <w:p w:rsidR="00000000" w:rsidDel="00000000" w:rsidP="00000000" w:rsidRDefault="00000000" w:rsidRPr="00000000" w14:paraId="0000026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 del requerimiento:</w:t>
            </w:r>
          </w:p>
        </w:tc>
        <w:tc>
          <w:tcPr/>
          <w:p w:rsidR="00000000" w:rsidDel="00000000" w:rsidP="00000000" w:rsidRDefault="00000000" w:rsidRPr="00000000" w14:paraId="0000026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deberá cifrar la información sensible mediante algoritmos AES-256 y utilizar autenticación segura basada en sesiones.</w:t>
            </w:r>
          </w:p>
        </w:tc>
      </w:tr>
      <w:tr>
        <w:trPr>
          <w:cantSplit w:val="0"/>
          <w:tblHeader w:val="0"/>
        </w:trPr>
        <w:tc>
          <w:tcPr/>
          <w:p w:rsidR="00000000" w:rsidDel="00000000" w:rsidP="00000000" w:rsidRDefault="00000000" w:rsidRPr="00000000" w14:paraId="0000026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 del requerimiento:</w:t>
            </w:r>
          </w:p>
        </w:tc>
        <w:tc>
          <w:tcPr/>
          <w:p w:rsidR="00000000" w:rsidDel="00000000" w:rsidP="00000000" w:rsidRDefault="00000000" w:rsidRPr="00000000" w14:paraId="0000026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Alta</w:t>
            </w:r>
          </w:p>
        </w:tc>
      </w:tr>
    </w:tbl>
    <w:p w:rsidR="00000000" w:rsidDel="00000000" w:rsidP="00000000" w:rsidRDefault="00000000" w:rsidRPr="00000000" w14:paraId="0000026A">
      <w:pPr>
        <w:rPr>
          <w:rFonts w:ascii="Calibri" w:cs="Calibri" w:eastAsia="Calibri" w:hAnsi="Calibri"/>
          <w:sz w:val="24"/>
          <w:szCs w:val="24"/>
        </w:rPr>
      </w:pPr>
      <w:r w:rsidDel="00000000" w:rsidR="00000000" w:rsidRPr="00000000">
        <w:rPr>
          <w:rtl w:val="0"/>
        </w:rPr>
      </w:r>
    </w:p>
    <w:tbl>
      <w:tblPr>
        <w:tblStyle w:val="Table3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26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Identificación del requerimiento:</w:t>
            </w:r>
          </w:p>
        </w:tc>
        <w:tc>
          <w:tcPr/>
          <w:p w:rsidR="00000000" w:rsidDel="00000000" w:rsidP="00000000" w:rsidRDefault="00000000" w:rsidRPr="00000000" w14:paraId="0000026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RNF05</w:t>
            </w:r>
          </w:p>
        </w:tc>
      </w:tr>
      <w:tr>
        <w:trPr>
          <w:cantSplit w:val="0"/>
          <w:tblHeader w:val="0"/>
        </w:trPr>
        <w:tc>
          <w:tcPr/>
          <w:p w:rsidR="00000000" w:rsidDel="00000000" w:rsidP="00000000" w:rsidRDefault="00000000" w:rsidRPr="00000000" w14:paraId="0000026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Nombre del Requerimiento:</w:t>
            </w:r>
          </w:p>
        </w:tc>
        <w:tc>
          <w:tcPr/>
          <w:p w:rsidR="00000000" w:rsidDel="00000000" w:rsidP="00000000" w:rsidRDefault="00000000" w:rsidRPr="00000000" w14:paraId="0000026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Control de roles</w:t>
            </w:r>
          </w:p>
        </w:tc>
      </w:tr>
      <w:tr>
        <w:trPr>
          <w:cantSplit w:val="0"/>
          <w:tblHeader w:val="0"/>
        </w:trPr>
        <w:tc>
          <w:tcPr/>
          <w:p w:rsidR="00000000" w:rsidDel="00000000" w:rsidP="00000000" w:rsidRDefault="00000000" w:rsidRPr="00000000" w14:paraId="0000026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Características:</w:t>
            </w:r>
          </w:p>
        </w:tc>
        <w:tc>
          <w:tcPr/>
          <w:p w:rsidR="00000000" w:rsidDel="00000000" w:rsidP="00000000" w:rsidRDefault="00000000" w:rsidRPr="00000000" w14:paraId="0000027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Permisos diferenciados por usuario.</w:t>
            </w:r>
          </w:p>
        </w:tc>
      </w:tr>
      <w:tr>
        <w:trPr>
          <w:cantSplit w:val="0"/>
          <w:tblHeader w:val="0"/>
        </w:trPr>
        <w:tc>
          <w:tcPr/>
          <w:p w:rsidR="00000000" w:rsidDel="00000000" w:rsidP="00000000" w:rsidRDefault="00000000" w:rsidRPr="00000000" w14:paraId="0000027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 del requerimiento:</w:t>
            </w:r>
          </w:p>
        </w:tc>
        <w:tc>
          <w:tcPr/>
          <w:p w:rsidR="00000000" w:rsidDel="00000000" w:rsidP="00000000" w:rsidRDefault="00000000" w:rsidRPr="00000000" w14:paraId="0000027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Cada usuario tendrá permisos según su rol (administrador, mesero, cajero, cliente).</w:t>
            </w:r>
          </w:p>
        </w:tc>
      </w:tr>
      <w:tr>
        <w:trPr>
          <w:cantSplit w:val="0"/>
          <w:tblHeader w:val="0"/>
        </w:trPr>
        <w:tc>
          <w:tcPr/>
          <w:p w:rsidR="00000000" w:rsidDel="00000000" w:rsidP="00000000" w:rsidRDefault="00000000" w:rsidRPr="00000000" w14:paraId="0000027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 del requerimiento:</w:t>
            </w:r>
          </w:p>
        </w:tc>
        <w:tc>
          <w:tcPr/>
          <w:p w:rsidR="00000000" w:rsidDel="00000000" w:rsidP="00000000" w:rsidRDefault="00000000" w:rsidRPr="00000000" w14:paraId="0000027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Alta</w:t>
            </w:r>
          </w:p>
        </w:tc>
      </w:tr>
    </w:tbl>
    <w:p w:rsidR="00000000" w:rsidDel="00000000" w:rsidP="00000000" w:rsidRDefault="00000000" w:rsidRPr="00000000" w14:paraId="00000275">
      <w:pPr>
        <w:rPr>
          <w:rFonts w:ascii="Calibri" w:cs="Calibri" w:eastAsia="Calibri" w:hAnsi="Calibri"/>
          <w:sz w:val="24"/>
          <w:szCs w:val="24"/>
        </w:rPr>
      </w:pPr>
      <w:r w:rsidDel="00000000" w:rsidR="00000000" w:rsidRPr="00000000">
        <w:rPr>
          <w:rtl w:val="0"/>
        </w:rPr>
      </w:r>
    </w:p>
    <w:tbl>
      <w:tblPr>
        <w:tblStyle w:val="Table31"/>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27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Identificación del requerimiento:</w:t>
            </w:r>
          </w:p>
        </w:tc>
        <w:tc>
          <w:tcPr/>
          <w:p w:rsidR="00000000" w:rsidDel="00000000" w:rsidP="00000000" w:rsidRDefault="00000000" w:rsidRPr="00000000" w14:paraId="0000027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RNF06</w:t>
            </w:r>
          </w:p>
        </w:tc>
      </w:tr>
      <w:tr>
        <w:trPr>
          <w:cantSplit w:val="0"/>
          <w:tblHeader w:val="0"/>
        </w:trPr>
        <w:tc>
          <w:tcPr/>
          <w:p w:rsidR="00000000" w:rsidDel="00000000" w:rsidP="00000000" w:rsidRDefault="00000000" w:rsidRPr="00000000" w14:paraId="0000027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Nombre del Requerimiento:</w:t>
            </w:r>
          </w:p>
        </w:tc>
        <w:tc>
          <w:tcPr/>
          <w:p w:rsidR="00000000" w:rsidDel="00000000" w:rsidP="00000000" w:rsidRDefault="00000000" w:rsidRPr="00000000" w14:paraId="0000027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Copias de seguridad</w:t>
            </w:r>
          </w:p>
        </w:tc>
      </w:tr>
      <w:tr>
        <w:trPr>
          <w:cantSplit w:val="0"/>
          <w:tblHeader w:val="0"/>
        </w:trPr>
        <w:tc>
          <w:tcPr/>
          <w:p w:rsidR="00000000" w:rsidDel="00000000" w:rsidP="00000000" w:rsidRDefault="00000000" w:rsidRPr="00000000" w14:paraId="0000027A">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Características:</w:t>
            </w:r>
          </w:p>
        </w:tc>
        <w:tc>
          <w:tcPr/>
          <w:p w:rsidR="00000000" w:rsidDel="00000000" w:rsidP="00000000" w:rsidRDefault="00000000" w:rsidRPr="00000000" w14:paraId="0000027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Respaldo automático.</w:t>
            </w:r>
          </w:p>
        </w:tc>
      </w:tr>
      <w:tr>
        <w:trPr>
          <w:cantSplit w:val="0"/>
          <w:tblHeader w:val="0"/>
        </w:trPr>
        <w:tc>
          <w:tcPr/>
          <w:p w:rsidR="00000000" w:rsidDel="00000000" w:rsidP="00000000" w:rsidRDefault="00000000" w:rsidRPr="00000000" w14:paraId="0000027C">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 del requerimiento:</w:t>
            </w:r>
          </w:p>
        </w:tc>
        <w:tc>
          <w:tcPr/>
          <w:p w:rsidR="00000000" w:rsidDel="00000000" w:rsidP="00000000" w:rsidRDefault="00000000" w:rsidRPr="00000000" w14:paraId="0000027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guardar backups diarios para no perder información.</w:t>
            </w:r>
          </w:p>
        </w:tc>
      </w:tr>
      <w:tr>
        <w:trPr>
          <w:cantSplit w:val="0"/>
          <w:tblHeader w:val="0"/>
        </w:trPr>
        <w:tc>
          <w:tcPr/>
          <w:p w:rsidR="00000000" w:rsidDel="00000000" w:rsidP="00000000" w:rsidRDefault="00000000" w:rsidRPr="00000000" w14:paraId="0000027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 del requerimiento:</w:t>
            </w:r>
          </w:p>
        </w:tc>
        <w:tc>
          <w:tcPr/>
          <w:p w:rsidR="00000000" w:rsidDel="00000000" w:rsidP="00000000" w:rsidRDefault="00000000" w:rsidRPr="00000000" w14:paraId="0000027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Alta</w:t>
            </w:r>
          </w:p>
        </w:tc>
      </w:tr>
    </w:tbl>
    <w:p w:rsidR="00000000" w:rsidDel="00000000" w:rsidP="00000000" w:rsidRDefault="00000000" w:rsidRPr="00000000" w14:paraId="00000280">
      <w:pPr>
        <w:rPr>
          <w:rFonts w:ascii="Calibri" w:cs="Calibri" w:eastAsia="Calibri" w:hAnsi="Calibri"/>
          <w:sz w:val="24"/>
          <w:szCs w:val="24"/>
        </w:rPr>
      </w:pPr>
      <w:r w:rsidDel="00000000" w:rsidR="00000000" w:rsidRPr="00000000">
        <w:rPr>
          <w:rtl w:val="0"/>
        </w:rPr>
      </w:r>
    </w:p>
    <w:tbl>
      <w:tblPr>
        <w:tblStyle w:val="Table32"/>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28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Identificación del requerimiento:</w:t>
            </w:r>
          </w:p>
        </w:tc>
        <w:tc>
          <w:tcPr/>
          <w:p w:rsidR="00000000" w:rsidDel="00000000" w:rsidP="00000000" w:rsidRDefault="00000000" w:rsidRPr="00000000" w14:paraId="0000028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RNF07</w:t>
            </w:r>
          </w:p>
        </w:tc>
      </w:tr>
      <w:tr>
        <w:trPr>
          <w:cantSplit w:val="0"/>
          <w:tblHeader w:val="0"/>
        </w:trPr>
        <w:tc>
          <w:tcPr/>
          <w:p w:rsidR="00000000" w:rsidDel="00000000" w:rsidP="00000000" w:rsidRDefault="00000000" w:rsidRPr="00000000" w14:paraId="0000028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Nombre del Requerimiento:</w:t>
            </w:r>
          </w:p>
        </w:tc>
        <w:tc>
          <w:tcPr/>
          <w:p w:rsidR="00000000" w:rsidDel="00000000" w:rsidP="00000000" w:rsidRDefault="00000000" w:rsidRPr="00000000" w14:paraId="0000028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Rendimiento</w:t>
            </w:r>
          </w:p>
        </w:tc>
      </w:tr>
      <w:tr>
        <w:trPr>
          <w:cantSplit w:val="0"/>
          <w:tblHeader w:val="0"/>
        </w:trPr>
        <w:tc>
          <w:tcPr/>
          <w:p w:rsidR="00000000" w:rsidDel="00000000" w:rsidP="00000000" w:rsidRDefault="00000000" w:rsidRPr="00000000" w14:paraId="0000028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Características:</w:t>
            </w:r>
          </w:p>
        </w:tc>
        <w:tc>
          <w:tcPr/>
          <w:p w:rsidR="00000000" w:rsidDel="00000000" w:rsidP="00000000" w:rsidRDefault="00000000" w:rsidRPr="00000000" w14:paraId="0000028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Tiempo de respuesta rápido.</w:t>
            </w:r>
          </w:p>
        </w:tc>
      </w:tr>
      <w:tr>
        <w:trPr>
          <w:cantSplit w:val="0"/>
          <w:tblHeader w:val="0"/>
        </w:trPr>
        <w:tc>
          <w:tcPr/>
          <w:p w:rsidR="00000000" w:rsidDel="00000000" w:rsidP="00000000" w:rsidRDefault="00000000" w:rsidRPr="00000000" w14:paraId="0000028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 del requerimiento:</w:t>
            </w:r>
          </w:p>
        </w:tc>
        <w:tc>
          <w:tcPr/>
          <w:p w:rsidR="00000000" w:rsidDel="00000000" w:rsidP="00000000" w:rsidRDefault="00000000" w:rsidRPr="00000000" w14:paraId="0000028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tiempo de carga inicial y la respuesta a transacciones críticas (pagos/pedidos) no debe superar los 10 segundos bajo una carga de 50 usuarios simultáneos.</w:t>
            </w:r>
          </w:p>
        </w:tc>
      </w:tr>
      <w:tr>
        <w:trPr>
          <w:cantSplit w:val="0"/>
          <w:tblHeader w:val="0"/>
        </w:trPr>
        <w:tc>
          <w:tcPr/>
          <w:p w:rsidR="00000000" w:rsidDel="00000000" w:rsidP="00000000" w:rsidRDefault="00000000" w:rsidRPr="00000000" w14:paraId="0000028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 del requerimiento:</w:t>
            </w:r>
          </w:p>
        </w:tc>
        <w:tc>
          <w:tcPr/>
          <w:p w:rsidR="00000000" w:rsidDel="00000000" w:rsidP="00000000" w:rsidRDefault="00000000" w:rsidRPr="00000000" w14:paraId="0000028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Alta</w:t>
            </w:r>
          </w:p>
        </w:tc>
      </w:tr>
    </w:tbl>
    <w:p w:rsidR="00000000" w:rsidDel="00000000" w:rsidP="00000000" w:rsidRDefault="00000000" w:rsidRPr="00000000" w14:paraId="0000028B">
      <w:pPr>
        <w:rPr>
          <w:rFonts w:ascii="Calibri" w:cs="Calibri" w:eastAsia="Calibri" w:hAnsi="Calibri"/>
          <w:sz w:val="24"/>
          <w:szCs w:val="24"/>
        </w:rPr>
      </w:pPr>
      <w:r w:rsidDel="00000000" w:rsidR="00000000" w:rsidRPr="00000000">
        <w:rPr>
          <w:rtl w:val="0"/>
        </w:rPr>
      </w:r>
    </w:p>
    <w:tbl>
      <w:tblPr>
        <w:tblStyle w:val="Table33"/>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28C">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Identificación del requerimiento:</w:t>
            </w:r>
          </w:p>
        </w:tc>
        <w:tc>
          <w:tcPr/>
          <w:p w:rsidR="00000000" w:rsidDel="00000000" w:rsidP="00000000" w:rsidRDefault="00000000" w:rsidRPr="00000000" w14:paraId="0000028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RNF08</w:t>
            </w:r>
          </w:p>
        </w:tc>
      </w:tr>
      <w:tr>
        <w:trPr>
          <w:cantSplit w:val="0"/>
          <w:tblHeader w:val="0"/>
        </w:trPr>
        <w:tc>
          <w:tcPr/>
          <w:p w:rsidR="00000000" w:rsidDel="00000000" w:rsidP="00000000" w:rsidRDefault="00000000" w:rsidRPr="00000000" w14:paraId="0000028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Nombre del Requerimiento:</w:t>
            </w:r>
          </w:p>
        </w:tc>
        <w:tc>
          <w:tcPr/>
          <w:p w:rsidR="00000000" w:rsidDel="00000000" w:rsidP="00000000" w:rsidRDefault="00000000" w:rsidRPr="00000000" w14:paraId="0000028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Disponibilidad</w:t>
            </w:r>
          </w:p>
        </w:tc>
      </w:tr>
      <w:tr>
        <w:trPr>
          <w:cantSplit w:val="0"/>
          <w:tblHeader w:val="0"/>
        </w:trPr>
        <w:tc>
          <w:tcPr/>
          <w:p w:rsidR="00000000" w:rsidDel="00000000" w:rsidP="00000000" w:rsidRDefault="00000000" w:rsidRPr="00000000" w14:paraId="0000029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Características:</w:t>
            </w:r>
          </w:p>
        </w:tc>
        <w:tc>
          <w:tcPr/>
          <w:p w:rsidR="00000000" w:rsidDel="00000000" w:rsidP="00000000" w:rsidRDefault="00000000" w:rsidRPr="00000000" w14:paraId="0000029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Funcionamiento continuo.</w:t>
            </w:r>
          </w:p>
        </w:tc>
      </w:tr>
      <w:tr>
        <w:trPr>
          <w:cantSplit w:val="0"/>
          <w:tblHeader w:val="0"/>
        </w:trPr>
        <w:tc>
          <w:tcPr/>
          <w:p w:rsidR="00000000" w:rsidDel="00000000" w:rsidP="00000000" w:rsidRDefault="00000000" w:rsidRPr="00000000" w14:paraId="0000029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 del requerimiento:</w:t>
            </w:r>
          </w:p>
        </w:tc>
        <w:tc>
          <w:tcPr/>
          <w:p w:rsidR="00000000" w:rsidDel="00000000" w:rsidP="00000000" w:rsidRDefault="00000000" w:rsidRPr="00000000" w14:paraId="0000029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garantizará un tiempo de actividad (Uptime) del 99.5% mensual, excluyendo ventanas de mantenimiento programadas</w:t>
            </w:r>
          </w:p>
        </w:tc>
      </w:tr>
      <w:tr>
        <w:trPr>
          <w:cantSplit w:val="0"/>
          <w:tblHeader w:val="0"/>
        </w:trPr>
        <w:tc>
          <w:tcPr/>
          <w:p w:rsidR="00000000" w:rsidDel="00000000" w:rsidP="00000000" w:rsidRDefault="00000000" w:rsidRPr="00000000" w14:paraId="0000029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 del requerimiento:</w:t>
            </w:r>
          </w:p>
        </w:tc>
        <w:tc>
          <w:tcPr/>
          <w:p w:rsidR="00000000" w:rsidDel="00000000" w:rsidP="00000000" w:rsidRDefault="00000000" w:rsidRPr="00000000" w14:paraId="0000029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Alta</w:t>
            </w:r>
          </w:p>
        </w:tc>
      </w:tr>
    </w:tbl>
    <w:p w:rsidR="00000000" w:rsidDel="00000000" w:rsidP="00000000" w:rsidRDefault="00000000" w:rsidRPr="00000000" w14:paraId="00000296">
      <w:pPr>
        <w:rPr>
          <w:rFonts w:ascii="Calibri" w:cs="Calibri" w:eastAsia="Calibri" w:hAnsi="Calibri"/>
          <w:sz w:val="24"/>
          <w:szCs w:val="24"/>
        </w:rPr>
      </w:pPr>
      <w:r w:rsidDel="00000000" w:rsidR="00000000" w:rsidRPr="00000000">
        <w:rPr>
          <w:rtl w:val="0"/>
        </w:rPr>
      </w:r>
    </w:p>
    <w:tbl>
      <w:tblPr>
        <w:tblStyle w:val="Table34"/>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29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Identificación del requerimiento:</w:t>
            </w:r>
          </w:p>
        </w:tc>
        <w:tc>
          <w:tcPr/>
          <w:p w:rsidR="00000000" w:rsidDel="00000000" w:rsidP="00000000" w:rsidRDefault="00000000" w:rsidRPr="00000000" w14:paraId="0000029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RNF09</w:t>
            </w:r>
          </w:p>
        </w:tc>
      </w:tr>
      <w:tr>
        <w:trPr>
          <w:cantSplit w:val="0"/>
          <w:tblHeader w:val="0"/>
        </w:trPr>
        <w:tc>
          <w:tcPr/>
          <w:p w:rsidR="00000000" w:rsidDel="00000000" w:rsidP="00000000" w:rsidRDefault="00000000" w:rsidRPr="00000000" w14:paraId="0000029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Nombre del Requerimiento:</w:t>
            </w:r>
          </w:p>
        </w:tc>
        <w:tc>
          <w:tcPr/>
          <w:p w:rsidR="00000000" w:rsidDel="00000000" w:rsidP="00000000" w:rsidRDefault="00000000" w:rsidRPr="00000000" w14:paraId="0000029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Compatibilidad</w:t>
            </w:r>
          </w:p>
        </w:tc>
      </w:tr>
      <w:tr>
        <w:trPr>
          <w:cantSplit w:val="0"/>
          <w:tblHeader w:val="0"/>
        </w:trPr>
        <w:tc>
          <w:tcPr/>
          <w:p w:rsidR="00000000" w:rsidDel="00000000" w:rsidP="00000000" w:rsidRDefault="00000000" w:rsidRPr="00000000" w14:paraId="0000029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Características:</w:t>
            </w:r>
          </w:p>
        </w:tc>
        <w:tc>
          <w:tcPr/>
          <w:p w:rsidR="00000000" w:rsidDel="00000000" w:rsidP="00000000" w:rsidRDefault="00000000" w:rsidRPr="00000000" w14:paraId="0000029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Multiplataforma y multi navegador.</w:t>
            </w:r>
          </w:p>
        </w:tc>
      </w:tr>
      <w:tr>
        <w:trPr>
          <w:cantSplit w:val="0"/>
          <w:tblHeader w:val="0"/>
        </w:trPr>
        <w:tc>
          <w:tcPr/>
          <w:p w:rsidR="00000000" w:rsidDel="00000000" w:rsidP="00000000" w:rsidRDefault="00000000" w:rsidRPr="00000000" w14:paraId="0000029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 del requerimiento:</w:t>
            </w:r>
          </w:p>
        </w:tc>
        <w:tc>
          <w:tcPr/>
          <w:p w:rsidR="00000000" w:rsidDel="00000000" w:rsidP="00000000" w:rsidRDefault="00000000" w:rsidRPr="00000000" w14:paraId="0000029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funcionar en Chrome, Firefox, Edge y Android.</w:t>
            </w:r>
          </w:p>
        </w:tc>
      </w:tr>
      <w:tr>
        <w:trPr>
          <w:cantSplit w:val="0"/>
          <w:tblHeader w:val="0"/>
        </w:trPr>
        <w:tc>
          <w:tcPr/>
          <w:p w:rsidR="00000000" w:rsidDel="00000000" w:rsidP="00000000" w:rsidRDefault="00000000" w:rsidRPr="00000000" w14:paraId="0000029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 del requerimiento:</w:t>
            </w:r>
          </w:p>
        </w:tc>
        <w:tc>
          <w:tcPr/>
          <w:p w:rsidR="00000000" w:rsidDel="00000000" w:rsidP="00000000" w:rsidRDefault="00000000" w:rsidRPr="00000000" w14:paraId="000002A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Alta</w:t>
            </w:r>
          </w:p>
        </w:tc>
      </w:tr>
    </w:tbl>
    <w:p w:rsidR="00000000" w:rsidDel="00000000" w:rsidP="00000000" w:rsidRDefault="00000000" w:rsidRPr="00000000" w14:paraId="000002A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A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A3">
      <w:pPr>
        <w:rPr>
          <w:rFonts w:ascii="Calibri" w:cs="Calibri" w:eastAsia="Calibri" w:hAnsi="Calibri"/>
          <w:sz w:val="24"/>
          <w:szCs w:val="24"/>
        </w:rPr>
      </w:pPr>
      <w:r w:rsidDel="00000000" w:rsidR="00000000" w:rsidRPr="00000000">
        <w:rPr>
          <w:rtl w:val="0"/>
        </w:rPr>
      </w:r>
    </w:p>
    <w:tbl>
      <w:tblPr>
        <w:tblStyle w:val="Table35"/>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2A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Identificación del requerimiento:</w:t>
            </w:r>
          </w:p>
        </w:tc>
        <w:tc>
          <w:tcPr/>
          <w:p w:rsidR="00000000" w:rsidDel="00000000" w:rsidP="00000000" w:rsidRDefault="00000000" w:rsidRPr="00000000" w14:paraId="000002A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RNF10</w:t>
            </w:r>
          </w:p>
        </w:tc>
      </w:tr>
      <w:tr>
        <w:trPr>
          <w:cantSplit w:val="0"/>
          <w:tblHeader w:val="0"/>
        </w:trPr>
        <w:tc>
          <w:tcPr/>
          <w:p w:rsidR="00000000" w:rsidDel="00000000" w:rsidP="00000000" w:rsidRDefault="00000000" w:rsidRPr="00000000" w14:paraId="000002A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Nombre del Requerimiento:</w:t>
            </w:r>
          </w:p>
        </w:tc>
        <w:tc>
          <w:tcPr/>
          <w:p w:rsidR="00000000" w:rsidDel="00000000" w:rsidP="00000000" w:rsidRDefault="00000000" w:rsidRPr="00000000" w14:paraId="000002A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Escalabilidad</w:t>
            </w:r>
          </w:p>
        </w:tc>
      </w:tr>
      <w:tr>
        <w:trPr>
          <w:cantSplit w:val="0"/>
          <w:tblHeader w:val="0"/>
        </w:trPr>
        <w:tc>
          <w:tcPr/>
          <w:p w:rsidR="00000000" w:rsidDel="00000000" w:rsidP="00000000" w:rsidRDefault="00000000" w:rsidRPr="00000000" w14:paraId="000002A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Características:</w:t>
            </w:r>
          </w:p>
        </w:tc>
        <w:tc>
          <w:tcPr/>
          <w:p w:rsidR="00000000" w:rsidDel="00000000" w:rsidP="00000000" w:rsidRDefault="00000000" w:rsidRPr="00000000" w14:paraId="000002A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Crecimiento del sistema.</w:t>
            </w:r>
          </w:p>
        </w:tc>
      </w:tr>
      <w:tr>
        <w:trPr>
          <w:cantSplit w:val="0"/>
          <w:tblHeader w:val="0"/>
        </w:trPr>
        <w:tc>
          <w:tcPr/>
          <w:p w:rsidR="00000000" w:rsidDel="00000000" w:rsidP="00000000" w:rsidRDefault="00000000" w:rsidRPr="00000000" w14:paraId="000002AA">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 del requerimiento:</w:t>
            </w:r>
          </w:p>
        </w:tc>
        <w:tc>
          <w:tcPr/>
          <w:p w:rsidR="00000000" w:rsidDel="00000000" w:rsidP="00000000" w:rsidRDefault="00000000" w:rsidRPr="00000000" w14:paraId="000002A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poder crecer y usarse en varios locales del restaurante.</w:t>
            </w:r>
          </w:p>
        </w:tc>
      </w:tr>
      <w:tr>
        <w:trPr>
          <w:cantSplit w:val="0"/>
          <w:tblHeader w:val="0"/>
        </w:trPr>
        <w:tc>
          <w:tcPr/>
          <w:p w:rsidR="00000000" w:rsidDel="00000000" w:rsidP="00000000" w:rsidRDefault="00000000" w:rsidRPr="00000000" w14:paraId="000002AC">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 del requerimiento:</w:t>
            </w:r>
          </w:p>
        </w:tc>
        <w:tc>
          <w:tcPr/>
          <w:p w:rsidR="00000000" w:rsidDel="00000000" w:rsidP="00000000" w:rsidRDefault="00000000" w:rsidRPr="00000000" w14:paraId="000002A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Media</w:t>
            </w:r>
          </w:p>
        </w:tc>
      </w:tr>
    </w:tbl>
    <w:p w:rsidR="00000000" w:rsidDel="00000000" w:rsidP="00000000" w:rsidRDefault="00000000" w:rsidRPr="00000000" w14:paraId="000002AE">
      <w:pPr>
        <w:rPr>
          <w:rFonts w:ascii="Calibri" w:cs="Calibri" w:eastAsia="Calibri" w:hAnsi="Calibri"/>
          <w:b w:val="1"/>
          <w:bCs w:val="1"/>
          <w:sz w:val="24"/>
          <w:szCs w:val="24"/>
        </w:rPr>
        <w:sectPr>
          <w:headerReference r:id="rId24" w:type="default"/>
          <w:headerReference r:id="rId25" w:type="first"/>
          <w:headerReference r:id="rId26" w:type="even"/>
          <w:footerReference r:id="rId27" w:type="default"/>
          <w:footerReference r:id="rId28" w:type="first"/>
          <w:footerReference r:id="rId29" w:type="even"/>
          <w:pgSz w:h="15840" w:w="12240" w:orient="portrait"/>
          <w:pgMar w:bottom="1417" w:top="1417" w:left="1701" w:right="1701" w:header="708" w:footer="708"/>
          <w:pgNumType w:start="1"/>
        </w:sectPr>
      </w:pPr>
      <w:r w:rsidDel="00000000" w:rsidR="00000000" w:rsidRPr="00000000">
        <w:rPr>
          <w:rtl w:val="0"/>
        </w:rPr>
      </w:r>
    </w:p>
    <w:p w:rsidR="00000000" w:rsidDel="00000000" w:rsidP="00000000" w:rsidRDefault="00000000" w:rsidRPr="00000000" w14:paraId="000002AF">
      <w:pPr>
        <w:pStyle w:val="Heading2"/>
        <w:rPr/>
      </w:pPr>
      <w:bookmarkStart w:colFirst="0" w:colLast="0" w:name="_heading=h.o26mj230i9zp" w:id="25"/>
      <w:bookmarkEnd w:id="25"/>
      <w:r w:rsidDel="00000000" w:rsidR="00000000" w:rsidRPr="00000000">
        <w:rPr>
          <w:rtl w:val="0"/>
        </w:rPr>
        <w:t xml:space="preserve">1.20 Caso de uso detallado</w:t>
      </w:r>
    </w:p>
    <w:p w:rsidR="00000000" w:rsidDel="00000000" w:rsidP="00000000" w:rsidRDefault="00000000" w:rsidRPr="00000000" w14:paraId="000002B0">
      <w:pPr>
        <w:rPr/>
      </w:pPr>
      <w:r w:rsidDel="00000000" w:rsidR="00000000" w:rsidRPr="00000000">
        <w:rPr>
          <w:rtl w:val="0"/>
        </w:rPr>
      </w:r>
    </w:p>
    <w:tbl>
      <w:tblPr>
        <w:tblStyle w:val="Table36"/>
        <w:tblW w:w="11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450"/>
        <w:gridCol w:w="4200"/>
        <w:gridCol w:w="4680"/>
        <w:tblGridChange w:id="0">
          <w:tblGrid>
            <w:gridCol w:w="1770"/>
            <w:gridCol w:w="450"/>
            <w:gridCol w:w="4200"/>
            <w:gridCol w:w="4680"/>
          </w:tblGrid>
        </w:tblGridChange>
      </w:tblGrid>
      <w:tr>
        <w:trPr>
          <w:cantSplit w:val="0"/>
          <w:trHeight w:val="420" w:hRule="atLeast"/>
          <w:tblHeader w:val="0"/>
        </w:trPr>
        <w:tc>
          <w:tcPr>
            <w:shd w:fill="a4c2f4" w:val="clear"/>
            <w:tcMar>
              <w:top w:w="100.0" w:type="dxa"/>
              <w:left w:w="100.0" w:type="dxa"/>
              <w:bottom w:w="100.0" w:type="dxa"/>
              <w:right w:w="100.0" w:type="dxa"/>
            </w:tcMar>
          </w:tcPr>
          <w:p w:rsidR="00000000" w:rsidDel="00000000" w:rsidP="00000000" w:rsidRDefault="00000000" w:rsidRPr="00000000" w14:paraId="000002B1">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bookmarkStart w:colFirst="0" w:colLast="0" w:name="_heading=h.hzld6161glll" w:id="26"/>
            <w:bookmarkEnd w:id="26"/>
            <w:r w:rsidDel="00000000" w:rsidR="00000000" w:rsidRPr="00000000">
              <w:rPr>
                <w:rFonts w:ascii="Calibri" w:cs="Calibri" w:eastAsia="Calibri" w:hAnsi="Calibri"/>
                <w:b w:val="1"/>
                <w:bCs w:val="1"/>
                <w:sz w:val="24"/>
                <w:szCs w:val="24"/>
                <w:rtl w:val="0"/>
              </w:rPr>
              <w:t xml:space="preserve">Registrar usuarios</w:t>
            </w:r>
          </w:p>
        </w:tc>
        <w:tc>
          <w:tcPr>
            <w:gridSpan w:val="3"/>
            <w:shd w:fill="a4c2f4" w:val="clear"/>
            <w:tcMar>
              <w:top w:w="100.0" w:type="dxa"/>
              <w:left w:w="100.0" w:type="dxa"/>
              <w:bottom w:w="100.0" w:type="dxa"/>
              <w:right w:w="100.0" w:type="dxa"/>
            </w:tcMar>
          </w:tcPr>
          <w:p w:rsidR="00000000" w:rsidDel="00000000" w:rsidP="00000000" w:rsidRDefault="00000000" w:rsidRPr="00000000" w14:paraId="000002B2">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CU01</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2B5">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w:t>
            </w:r>
          </w:p>
        </w:tc>
        <w:tc>
          <w:tcPr>
            <w:gridSpan w:val="3"/>
            <w:tcMar>
              <w:top w:w="100.0" w:type="dxa"/>
              <w:left w:w="100.0" w:type="dxa"/>
              <w:bottom w:w="100.0" w:type="dxa"/>
              <w:right w:w="100.0" w:type="dxa"/>
            </w:tcMar>
          </w:tcPr>
          <w:p w:rsidR="00000000" w:rsidDel="00000000" w:rsidP="00000000" w:rsidRDefault="00000000" w:rsidRPr="00000000" w14:paraId="000002B6">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administrador podrá registrar usuarios en el sistema asignándoles un rol según consideración ya sea administrador, mesero, cajero o cliente. El objetivo es garantizar que cada usuario tenga los permisos correspondientes según su función.</w:t>
            </w:r>
          </w:p>
          <w:p w:rsidR="00000000" w:rsidDel="00000000" w:rsidP="00000000" w:rsidRDefault="00000000" w:rsidRPr="00000000" w14:paraId="000002B7">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tl w:val="0"/>
              </w:rPr>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2BA">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Actores</w:t>
            </w:r>
          </w:p>
        </w:tc>
        <w:tc>
          <w:tcPr>
            <w:gridSpan w:val="3"/>
            <w:tcMar>
              <w:top w:w="100.0" w:type="dxa"/>
              <w:left w:w="100.0" w:type="dxa"/>
              <w:bottom w:w="100.0" w:type="dxa"/>
              <w:right w:w="100.0" w:type="dxa"/>
            </w:tcMar>
          </w:tcPr>
          <w:p w:rsidR="00000000" w:rsidDel="00000000" w:rsidP="00000000" w:rsidRDefault="00000000" w:rsidRPr="00000000" w14:paraId="000002BB">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Administrador, cliente (invitado)</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2BE">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w:t>
            </w:r>
          </w:p>
          <w:p w:rsidR="00000000" w:rsidDel="00000000" w:rsidP="00000000" w:rsidRDefault="00000000" w:rsidRPr="00000000" w14:paraId="000002BF">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condiciones</w:t>
            </w:r>
          </w:p>
        </w:tc>
        <w:tc>
          <w:tcPr>
            <w:gridSpan w:val="3"/>
            <w:tcMar>
              <w:top w:w="100.0" w:type="dxa"/>
              <w:left w:w="100.0" w:type="dxa"/>
              <w:bottom w:w="100.0" w:type="dxa"/>
              <w:right w:w="100.0" w:type="dxa"/>
            </w:tcMar>
          </w:tcPr>
          <w:p w:rsidR="00000000" w:rsidDel="00000000" w:rsidP="00000000" w:rsidRDefault="00000000" w:rsidRPr="00000000" w14:paraId="000002C0">
            <w:pPr>
              <w:spacing w:after="24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usuario invitado debe encontrarse en la interfaz de registro de la aplicación web. En caso de registrar un usuario del personal como mesero, cajero, el administrador debe estar autenticado en su panel.</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2C3">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Post condiciones</w:t>
            </w:r>
          </w:p>
        </w:tc>
        <w:tc>
          <w:tcPr>
            <w:gridSpan w:val="3"/>
            <w:tcMar>
              <w:top w:w="100.0" w:type="dxa"/>
              <w:left w:w="100.0" w:type="dxa"/>
              <w:bottom w:w="100.0" w:type="dxa"/>
              <w:right w:w="100.0" w:type="dxa"/>
            </w:tcMar>
          </w:tcPr>
          <w:p w:rsidR="00000000" w:rsidDel="00000000" w:rsidP="00000000" w:rsidRDefault="00000000" w:rsidRPr="00000000" w14:paraId="000002C4">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usuario queda registrado con un rol y credenciales válidas.</w:t>
            </w:r>
          </w:p>
        </w:tc>
      </w:tr>
      <w:tr>
        <w:trPr>
          <w:cantSplit w:val="0"/>
          <w:trHeight w:val="420" w:hRule="atLeast"/>
          <w:tblHeader w:val="0"/>
        </w:trPr>
        <w:tc>
          <w:tcPr>
            <w:vMerge w:val="restart"/>
            <w:shd w:fill="fff2cc" w:val="clear"/>
            <w:tcMar>
              <w:top w:w="100.0" w:type="dxa"/>
              <w:left w:w="100.0" w:type="dxa"/>
              <w:bottom w:w="100.0" w:type="dxa"/>
              <w:right w:w="100.0" w:type="dxa"/>
            </w:tcMar>
          </w:tcPr>
          <w:p w:rsidR="00000000" w:rsidDel="00000000" w:rsidP="00000000" w:rsidRDefault="00000000" w:rsidRPr="00000000" w14:paraId="000002C7">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Secuencia Normal</w:t>
            </w:r>
          </w:p>
        </w:tc>
        <w:tc>
          <w:tcPr>
            <w:shd w:fill="d9ead3" w:val="clear"/>
            <w:tcMar>
              <w:top w:w="100.0" w:type="dxa"/>
              <w:left w:w="100.0" w:type="dxa"/>
              <w:bottom w:w="100.0" w:type="dxa"/>
              <w:right w:w="100.0" w:type="dxa"/>
            </w:tcMar>
          </w:tcPr>
          <w:p w:rsidR="00000000" w:rsidDel="00000000" w:rsidP="00000000" w:rsidRDefault="00000000" w:rsidRPr="00000000" w14:paraId="000002C8">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tc>
        <w:tc>
          <w:tcPr>
            <w:shd w:fill="d9ead3" w:val="clear"/>
            <w:tcMar>
              <w:top w:w="100.0" w:type="dxa"/>
              <w:left w:w="100.0" w:type="dxa"/>
              <w:bottom w:w="100.0" w:type="dxa"/>
              <w:right w:w="100.0" w:type="dxa"/>
            </w:tcMar>
          </w:tcPr>
          <w:p w:rsidR="00000000" w:rsidDel="00000000" w:rsidP="00000000" w:rsidRDefault="00000000" w:rsidRPr="00000000" w14:paraId="000002C9">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Acción (actor)</w:t>
            </w:r>
          </w:p>
        </w:tc>
        <w:tc>
          <w:tcPr>
            <w:shd w:fill="d9ead3" w:val="clear"/>
            <w:tcMar>
              <w:top w:w="100.0" w:type="dxa"/>
              <w:left w:w="100.0" w:type="dxa"/>
              <w:bottom w:w="100.0" w:type="dxa"/>
              <w:right w:w="100.0" w:type="dxa"/>
            </w:tcMar>
          </w:tcPr>
          <w:p w:rsidR="00000000" w:rsidDel="00000000" w:rsidP="00000000" w:rsidRDefault="00000000" w:rsidRPr="00000000" w14:paraId="000002CA">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Reacción (sistema)</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CC">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2CD">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administrador selecciona la opción de registrar usuario.</w:t>
            </w:r>
          </w:p>
        </w:tc>
        <w:tc>
          <w:tcPr>
            <w:tcMar>
              <w:top w:w="100.0" w:type="dxa"/>
              <w:left w:w="100.0" w:type="dxa"/>
              <w:bottom w:w="100.0" w:type="dxa"/>
              <w:right w:w="100.0" w:type="dxa"/>
            </w:tcMar>
          </w:tcPr>
          <w:p w:rsidR="00000000" w:rsidDel="00000000" w:rsidP="00000000" w:rsidRDefault="00000000" w:rsidRPr="00000000" w14:paraId="000002CE">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despliega la interfaz de registro.</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D0">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2D1">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administrador introduce los datos del nuevo usuario.</w:t>
            </w:r>
          </w:p>
        </w:tc>
        <w:tc>
          <w:tcPr>
            <w:tcMar>
              <w:top w:w="100.0" w:type="dxa"/>
              <w:left w:w="100.0" w:type="dxa"/>
              <w:bottom w:w="100.0" w:type="dxa"/>
              <w:right w:w="100.0" w:type="dxa"/>
            </w:tcMar>
          </w:tcPr>
          <w:p w:rsidR="00000000" w:rsidDel="00000000" w:rsidP="00000000" w:rsidRDefault="00000000" w:rsidRPr="00000000" w14:paraId="000002D2">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valida que los campos estén completos.</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D4">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Mar>
              <w:top w:w="100.0" w:type="dxa"/>
              <w:left w:w="100.0" w:type="dxa"/>
              <w:bottom w:w="100.0" w:type="dxa"/>
              <w:right w:w="100.0" w:type="dxa"/>
            </w:tcMar>
          </w:tcPr>
          <w:p w:rsidR="00000000" w:rsidDel="00000000" w:rsidP="00000000" w:rsidRDefault="00000000" w:rsidRPr="00000000" w14:paraId="000002D5">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administrador confirma el registro.</w:t>
            </w:r>
          </w:p>
        </w:tc>
        <w:tc>
          <w:tcPr>
            <w:tcMar>
              <w:top w:w="100.0" w:type="dxa"/>
              <w:left w:w="100.0" w:type="dxa"/>
              <w:bottom w:w="100.0" w:type="dxa"/>
              <w:right w:w="100.0" w:type="dxa"/>
            </w:tcMar>
          </w:tcPr>
          <w:p w:rsidR="00000000" w:rsidDel="00000000" w:rsidP="00000000" w:rsidRDefault="00000000" w:rsidRPr="00000000" w14:paraId="000002D6">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guarda la información en la base de datos.</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2D7">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Excepciones</w:t>
            </w:r>
          </w:p>
        </w:tc>
        <w:tc>
          <w:tcPr>
            <w:shd w:fill="d9ead3" w:val="clear"/>
            <w:tcMar>
              <w:top w:w="100.0" w:type="dxa"/>
              <w:left w:w="100.0" w:type="dxa"/>
              <w:bottom w:w="100.0" w:type="dxa"/>
              <w:right w:w="100.0" w:type="dxa"/>
            </w:tcMar>
          </w:tcPr>
          <w:p w:rsidR="00000000" w:rsidDel="00000000" w:rsidP="00000000" w:rsidRDefault="00000000" w:rsidRPr="00000000" w14:paraId="000002D8">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shd w:fill="d9ead3" w:val="clear"/>
            <w:tcMar>
              <w:top w:w="100.0" w:type="dxa"/>
              <w:left w:w="100.0" w:type="dxa"/>
              <w:bottom w:w="100.0" w:type="dxa"/>
              <w:right w:w="100.0" w:type="dxa"/>
            </w:tcMar>
          </w:tcPr>
          <w:p w:rsidR="00000000" w:rsidDel="00000000" w:rsidP="00000000" w:rsidRDefault="00000000" w:rsidRPr="00000000" w14:paraId="000002D9">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Acción (actor)</w:t>
            </w:r>
          </w:p>
        </w:tc>
        <w:tc>
          <w:tcPr>
            <w:shd w:fill="d9ead3" w:val="clear"/>
            <w:tcMar>
              <w:top w:w="100.0" w:type="dxa"/>
              <w:left w:w="100.0" w:type="dxa"/>
              <w:bottom w:w="100.0" w:type="dxa"/>
              <w:right w:w="100.0" w:type="dxa"/>
            </w:tcMar>
          </w:tcPr>
          <w:p w:rsidR="00000000" w:rsidDel="00000000" w:rsidP="00000000" w:rsidRDefault="00000000" w:rsidRPr="00000000" w14:paraId="000002DA">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Reacción (sistema)</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2DB">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DC">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2DD">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 hacer click en el botón de registro experimenta un error de carga</w:t>
            </w:r>
          </w:p>
        </w:tc>
        <w:tc>
          <w:tcPr>
            <w:tcMar>
              <w:top w:w="100.0" w:type="dxa"/>
              <w:left w:w="100.0" w:type="dxa"/>
              <w:bottom w:w="100.0" w:type="dxa"/>
              <w:right w:w="100.0" w:type="dxa"/>
            </w:tcMar>
          </w:tcPr>
          <w:p w:rsidR="00000000" w:rsidDel="00000000" w:rsidP="00000000" w:rsidRDefault="00000000" w:rsidRPr="00000000" w14:paraId="000002DE">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muestra un mensaje de error de conexion, intente de nuevo</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2DF">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E0">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2E1">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faltan datos obligatorios.</w:t>
            </w:r>
          </w:p>
        </w:tc>
        <w:tc>
          <w:tcPr>
            <w:tcMar>
              <w:top w:w="100.0" w:type="dxa"/>
              <w:left w:w="100.0" w:type="dxa"/>
              <w:bottom w:w="100.0" w:type="dxa"/>
              <w:right w:w="100.0" w:type="dxa"/>
            </w:tcMar>
          </w:tcPr>
          <w:p w:rsidR="00000000" w:rsidDel="00000000" w:rsidP="00000000" w:rsidRDefault="00000000" w:rsidRPr="00000000" w14:paraId="000002E2">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resalta los campos faltantes y pide llenarlos.</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2E3">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E4">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Mar>
              <w:top w:w="100.0" w:type="dxa"/>
              <w:left w:w="100.0" w:type="dxa"/>
              <w:bottom w:w="100.0" w:type="dxa"/>
              <w:right w:w="100.0" w:type="dxa"/>
            </w:tcMar>
          </w:tcPr>
          <w:p w:rsidR="00000000" w:rsidDel="00000000" w:rsidP="00000000" w:rsidRDefault="00000000" w:rsidRPr="00000000" w14:paraId="000002E5">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ocurre un error de conexión al hacer click en el botón confirmar registro.</w:t>
            </w:r>
          </w:p>
        </w:tc>
        <w:tc>
          <w:tcPr>
            <w:tcMar>
              <w:top w:w="100.0" w:type="dxa"/>
              <w:left w:w="100.0" w:type="dxa"/>
              <w:bottom w:w="100.0" w:type="dxa"/>
              <w:right w:w="100.0" w:type="dxa"/>
            </w:tcMar>
          </w:tcPr>
          <w:p w:rsidR="00000000" w:rsidDel="00000000" w:rsidP="00000000" w:rsidRDefault="00000000" w:rsidRPr="00000000" w14:paraId="000002E6">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notifica la falla y muestra un mensaje: intentar más tarde.</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2E7">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Rendimiento</w:t>
            </w:r>
          </w:p>
        </w:tc>
        <w:tc>
          <w:tcPr>
            <w:gridSpan w:val="3"/>
            <w:tcMar>
              <w:top w:w="100.0" w:type="dxa"/>
              <w:left w:w="100.0" w:type="dxa"/>
              <w:bottom w:w="100.0" w:type="dxa"/>
              <w:right w:w="100.0" w:type="dxa"/>
            </w:tcMar>
          </w:tcPr>
          <w:p w:rsidR="00000000" w:rsidDel="00000000" w:rsidP="00000000" w:rsidRDefault="00000000" w:rsidRPr="00000000" w14:paraId="000002E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acción debe completarse en menos de 3 segundos.</w:t>
            </w:r>
          </w:p>
          <w:p w:rsidR="00000000" w:rsidDel="00000000" w:rsidP="00000000" w:rsidRDefault="00000000" w:rsidRPr="00000000" w14:paraId="000002E9">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tl w:val="0"/>
              </w:rPr>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2EC">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Frecuencia</w:t>
            </w:r>
          </w:p>
        </w:tc>
        <w:tc>
          <w:tcPr>
            <w:gridSpan w:val="3"/>
            <w:tcMar>
              <w:top w:w="100.0" w:type="dxa"/>
              <w:left w:w="100.0" w:type="dxa"/>
              <w:bottom w:w="100.0" w:type="dxa"/>
              <w:right w:w="100.0" w:type="dxa"/>
            </w:tcMar>
          </w:tcPr>
          <w:p w:rsidR="00000000" w:rsidDel="00000000" w:rsidP="00000000" w:rsidRDefault="00000000" w:rsidRPr="00000000" w14:paraId="000002ED">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Variable, depende del número de registros diarios.</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2F0">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Importancia</w:t>
            </w:r>
          </w:p>
        </w:tc>
        <w:tc>
          <w:tcPr>
            <w:gridSpan w:val="3"/>
            <w:tcMar>
              <w:top w:w="100.0" w:type="dxa"/>
              <w:left w:w="100.0" w:type="dxa"/>
              <w:bottom w:w="100.0" w:type="dxa"/>
              <w:right w:w="100.0" w:type="dxa"/>
            </w:tcMar>
          </w:tcPr>
          <w:p w:rsidR="00000000" w:rsidDel="00000000" w:rsidP="00000000" w:rsidRDefault="00000000" w:rsidRPr="00000000" w14:paraId="000002F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Muy importante para el correcto funcionamiento.</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2F4">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Urgencia</w:t>
            </w:r>
          </w:p>
        </w:tc>
        <w:tc>
          <w:tcPr>
            <w:gridSpan w:val="3"/>
            <w:tcMar>
              <w:top w:w="100.0" w:type="dxa"/>
              <w:left w:w="100.0" w:type="dxa"/>
              <w:bottom w:w="100.0" w:type="dxa"/>
              <w:right w:w="100.0" w:type="dxa"/>
            </w:tcMar>
          </w:tcPr>
          <w:p w:rsidR="00000000" w:rsidDel="00000000" w:rsidP="00000000" w:rsidRDefault="00000000" w:rsidRPr="00000000" w14:paraId="000002F5">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Inmediata.</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2F8">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Comentarios</w:t>
            </w:r>
          </w:p>
        </w:tc>
        <w:tc>
          <w:tcPr>
            <w:gridSpan w:val="3"/>
            <w:tcMar>
              <w:top w:w="100.0" w:type="dxa"/>
              <w:left w:w="100.0" w:type="dxa"/>
              <w:bottom w:w="100.0" w:type="dxa"/>
              <w:right w:w="100.0" w:type="dxa"/>
            </w:tcMar>
          </w:tcPr>
          <w:p w:rsidR="00000000" w:rsidDel="00000000" w:rsidP="00000000" w:rsidRDefault="00000000" w:rsidRPr="00000000" w14:paraId="000002F9">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Ninguno</w:t>
            </w:r>
          </w:p>
        </w:tc>
      </w:tr>
    </w:tbl>
    <w:p w:rsidR="00000000" w:rsidDel="00000000" w:rsidP="00000000" w:rsidRDefault="00000000" w:rsidRPr="00000000" w14:paraId="000002F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FD">
      <w:pPr>
        <w:rPr>
          <w:rFonts w:ascii="Calibri" w:cs="Calibri" w:eastAsia="Calibri" w:hAnsi="Calibri"/>
          <w:sz w:val="24"/>
          <w:szCs w:val="24"/>
        </w:rPr>
      </w:pPr>
      <w:r w:rsidDel="00000000" w:rsidR="00000000" w:rsidRPr="00000000">
        <w:rPr>
          <w:rtl w:val="0"/>
        </w:rPr>
      </w:r>
    </w:p>
    <w:tbl>
      <w:tblPr>
        <w:tblStyle w:val="Table37"/>
        <w:tblW w:w="11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450"/>
        <w:gridCol w:w="4200"/>
        <w:gridCol w:w="4680"/>
        <w:tblGridChange w:id="0">
          <w:tblGrid>
            <w:gridCol w:w="1770"/>
            <w:gridCol w:w="450"/>
            <w:gridCol w:w="4200"/>
            <w:gridCol w:w="4680"/>
          </w:tblGrid>
        </w:tblGridChange>
      </w:tblGrid>
      <w:tr>
        <w:trPr>
          <w:cantSplit w:val="0"/>
          <w:trHeight w:val="420" w:hRule="atLeast"/>
          <w:tblHeader w:val="0"/>
        </w:trPr>
        <w:tc>
          <w:tcPr>
            <w:shd w:fill="a4c2f4" w:val="clear"/>
            <w:tcMar>
              <w:top w:w="100.0" w:type="dxa"/>
              <w:left w:w="100.0" w:type="dxa"/>
              <w:bottom w:w="100.0" w:type="dxa"/>
              <w:right w:w="100.0" w:type="dxa"/>
            </w:tcMar>
          </w:tcPr>
          <w:p w:rsidR="00000000" w:rsidDel="00000000" w:rsidP="00000000" w:rsidRDefault="00000000" w:rsidRPr="00000000" w14:paraId="000002FE">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Iniciar sesión</w:t>
            </w:r>
          </w:p>
        </w:tc>
        <w:tc>
          <w:tcPr>
            <w:gridSpan w:val="3"/>
            <w:shd w:fill="a4c2f4" w:val="clear"/>
            <w:tcMar>
              <w:top w:w="100.0" w:type="dxa"/>
              <w:left w:w="100.0" w:type="dxa"/>
              <w:bottom w:w="100.0" w:type="dxa"/>
              <w:right w:w="100.0" w:type="dxa"/>
            </w:tcMar>
          </w:tcPr>
          <w:p w:rsidR="00000000" w:rsidDel="00000000" w:rsidP="00000000" w:rsidRDefault="00000000" w:rsidRPr="00000000" w14:paraId="000002FF">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CU02</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302">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w:t>
            </w:r>
          </w:p>
        </w:tc>
        <w:tc>
          <w:tcPr>
            <w:gridSpan w:val="3"/>
            <w:tcMar>
              <w:top w:w="100.0" w:type="dxa"/>
              <w:left w:w="100.0" w:type="dxa"/>
              <w:bottom w:w="100.0" w:type="dxa"/>
              <w:right w:w="100.0" w:type="dxa"/>
            </w:tcMar>
          </w:tcPr>
          <w:p w:rsidR="00000000" w:rsidDel="00000000" w:rsidP="00000000" w:rsidRDefault="00000000" w:rsidRPr="00000000" w14:paraId="00000303">
            <w:pPr>
              <w:spacing w:after="24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Permite a los usuarios registrados autenticarse en el sistema mediante sus credenciales</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306">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Actores</w:t>
            </w:r>
          </w:p>
        </w:tc>
        <w:tc>
          <w:tcPr>
            <w:gridSpan w:val="3"/>
            <w:tcMar>
              <w:top w:w="100.0" w:type="dxa"/>
              <w:left w:w="100.0" w:type="dxa"/>
              <w:bottom w:w="100.0" w:type="dxa"/>
              <w:right w:w="100.0" w:type="dxa"/>
            </w:tcMar>
          </w:tcPr>
          <w:p w:rsidR="00000000" w:rsidDel="00000000" w:rsidP="00000000" w:rsidRDefault="00000000" w:rsidRPr="00000000" w14:paraId="00000307">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Administrador, Cliente, Mesero, Cajero</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30A">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w:t>
            </w:r>
          </w:p>
          <w:p w:rsidR="00000000" w:rsidDel="00000000" w:rsidP="00000000" w:rsidRDefault="00000000" w:rsidRPr="00000000" w14:paraId="0000030B">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condiciones</w:t>
            </w:r>
          </w:p>
        </w:tc>
        <w:tc>
          <w:tcPr>
            <w:gridSpan w:val="3"/>
            <w:tcMar>
              <w:top w:w="100.0" w:type="dxa"/>
              <w:left w:w="100.0" w:type="dxa"/>
              <w:bottom w:w="100.0" w:type="dxa"/>
              <w:right w:w="100.0" w:type="dxa"/>
            </w:tcMar>
          </w:tcPr>
          <w:p w:rsidR="00000000" w:rsidDel="00000000" w:rsidP="00000000" w:rsidRDefault="00000000" w:rsidRPr="00000000" w14:paraId="0000030C">
            <w:pPr>
              <w:spacing w:after="24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usuario debe tener una cuenta previamente creada en el sistema.</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30F">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Post condiciones</w:t>
            </w:r>
          </w:p>
        </w:tc>
        <w:tc>
          <w:tcPr>
            <w:gridSpan w:val="3"/>
            <w:tcMar>
              <w:top w:w="100.0" w:type="dxa"/>
              <w:left w:w="100.0" w:type="dxa"/>
              <w:bottom w:w="100.0" w:type="dxa"/>
              <w:right w:w="100.0" w:type="dxa"/>
            </w:tcMar>
          </w:tcPr>
          <w:p w:rsidR="00000000" w:rsidDel="00000000" w:rsidP="00000000" w:rsidRDefault="00000000" w:rsidRPr="00000000" w14:paraId="00000310">
            <w:pPr>
              <w:spacing w:after="24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otorga acceso al usuario y despliega la interfaz correspondiente a su rol.</w:t>
            </w:r>
          </w:p>
        </w:tc>
      </w:tr>
      <w:tr>
        <w:trPr>
          <w:cantSplit w:val="0"/>
          <w:trHeight w:val="420" w:hRule="atLeast"/>
          <w:tblHeader w:val="0"/>
        </w:trPr>
        <w:tc>
          <w:tcPr>
            <w:vMerge w:val="restart"/>
            <w:shd w:fill="fff2cc" w:val="clear"/>
            <w:tcMar>
              <w:top w:w="100.0" w:type="dxa"/>
              <w:left w:w="100.0" w:type="dxa"/>
              <w:bottom w:w="100.0" w:type="dxa"/>
              <w:right w:w="100.0" w:type="dxa"/>
            </w:tcMar>
          </w:tcPr>
          <w:p w:rsidR="00000000" w:rsidDel="00000000" w:rsidP="00000000" w:rsidRDefault="00000000" w:rsidRPr="00000000" w14:paraId="00000313">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Secuencia Normal</w:t>
            </w:r>
          </w:p>
        </w:tc>
        <w:tc>
          <w:tcPr>
            <w:shd w:fill="d9ead3" w:val="clear"/>
            <w:tcMar>
              <w:top w:w="100.0" w:type="dxa"/>
              <w:left w:w="100.0" w:type="dxa"/>
              <w:bottom w:w="100.0" w:type="dxa"/>
              <w:right w:w="100.0" w:type="dxa"/>
            </w:tcMar>
          </w:tcPr>
          <w:p w:rsidR="00000000" w:rsidDel="00000000" w:rsidP="00000000" w:rsidRDefault="00000000" w:rsidRPr="00000000" w14:paraId="00000314">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tc>
        <w:tc>
          <w:tcPr>
            <w:shd w:fill="d9ead3" w:val="clear"/>
            <w:tcMar>
              <w:top w:w="100.0" w:type="dxa"/>
              <w:left w:w="100.0" w:type="dxa"/>
              <w:bottom w:w="100.0" w:type="dxa"/>
              <w:right w:w="100.0" w:type="dxa"/>
            </w:tcMar>
          </w:tcPr>
          <w:p w:rsidR="00000000" w:rsidDel="00000000" w:rsidP="00000000" w:rsidRDefault="00000000" w:rsidRPr="00000000" w14:paraId="00000315">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Acción (actor)</w:t>
            </w:r>
          </w:p>
        </w:tc>
        <w:tc>
          <w:tcPr>
            <w:shd w:fill="d9ead3" w:val="clear"/>
            <w:tcMar>
              <w:top w:w="100.0" w:type="dxa"/>
              <w:left w:w="100.0" w:type="dxa"/>
              <w:bottom w:w="100.0" w:type="dxa"/>
              <w:right w:w="100.0" w:type="dxa"/>
            </w:tcMar>
          </w:tcPr>
          <w:p w:rsidR="00000000" w:rsidDel="00000000" w:rsidP="00000000" w:rsidRDefault="00000000" w:rsidRPr="00000000" w14:paraId="00000316">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Reacción (sistema)</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18">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319">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usuario selecciona: Iniciar sesión.</w:t>
            </w:r>
          </w:p>
        </w:tc>
        <w:tc>
          <w:tcPr>
            <w:tcMar>
              <w:top w:w="100.0" w:type="dxa"/>
              <w:left w:w="100.0" w:type="dxa"/>
              <w:bottom w:w="100.0" w:type="dxa"/>
              <w:right w:w="100.0" w:type="dxa"/>
            </w:tcMar>
          </w:tcPr>
          <w:p w:rsidR="00000000" w:rsidDel="00000000" w:rsidP="00000000" w:rsidRDefault="00000000" w:rsidRPr="00000000" w14:paraId="0000031A">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muestra la interfaz de autenticación.</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1C">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31D">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usuario ingresa sus credenciales.</w:t>
            </w:r>
          </w:p>
        </w:tc>
        <w:tc>
          <w:tcPr>
            <w:tcMar>
              <w:top w:w="100.0" w:type="dxa"/>
              <w:left w:w="100.0" w:type="dxa"/>
              <w:bottom w:w="100.0" w:type="dxa"/>
              <w:right w:w="100.0" w:type="dxa"/>
            </w:tcMar>
          </w:tcPr>
          <w:p w:rsidR="00000000" w:rsidDel="00000000" w:rsidP="00000000" w:rsidRDefault="00000000" w:rsidRPr="00000000" w14:paraId="0000031E">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valida las credenciales en la base de datos.</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20">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Mar>
              <w:top w:w="100.0" w:type="dxa"/>
              <w:left w:w="100.0" w:type="dxa"/>
              <w:bottom w:w="100.0" w:type="dxa"/>
              <w:right w:w="100.0" w:type="dxa"/>
            </w:tcMar>
          </w:tcPr>
          <w:p w:rsidR="00000000" w:rsidDel="00000000" w:rsidP="00000000" w:rsidRDefault="00000000" w:rsidRPr="00000000" w14:paraId="00000321">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usuario confirma el inicio de sesión.</w:t>
            </w:r>
          </w:p>
        </w:tc>
        <w:tc>
          <w:tcPr>
            <w:tcMar>
              <w:top w:w="100.0" w:type="dxa"/>
              <w:left w:w="100.0" w:type="dxa"/>
              <w:bottom w:w="100.0" w:type="dxa"/>
              <w:right w:w="100.0" w:type="dxa"/>
            </w:tcMar>
          </w:tcPr>
          <w:p w:rsidR="00000000" w:rsidDel="00000000" w:rsidP="00000000" w:rsidRDefault="00000000" w:rsidRPr="00000000" w14:paraId="00000322">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verifica permisos según el rol.</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323">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Excepciones</w:t>
            </w:r>
          </w:p>
        </w:tc>
        <w:tc>
          <w:tcPr>
            <w:shd w:fill="d9ead3" w:val="clear"/>
            <w:tcMar>
              <w:top w:w="100.0" w:type="dxa"/>
              <w:left w:w="100.0" w:type="dxa"/>
              <w:bottom w:w="100.0" w:type="dxa"/>
              <w:right w:w="100.0" w:type="dxa"/>
            </w:tcMar>
          </w:tcPr>
          <w:p w:rsidR="00000000" w:rsidDel="00000000" w:rsidP="00000000" w:rsidRDefault="00000000" w:rsidRPr="00000000" w14:paraId="00000324">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shd w:fill="d9ead3" w:val="clear"/>
            <w:tcMar>
              <w:top w:w="100.0" w:type="dxa"/>
              <w:left w:w="100.0" w:type="dxa"/>
              <w:bottom w:w="100.0" w:type="dxa"/>
              <w:right w:w="100.0" w:type="dxa"/>
            </w:tcMar>
          </w:tcPr>
          <w:p w:rsidR="00000000" w:rsidDel="00000000" w:rsidP="00000000" w:rsidRDefault="00000000" w:rsidRPr="00000000" w14:paraId="00000325">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Acción (actor)</w:t>
            </w:r>
          </w:p>
        </w:tc>
        <w:tc>
          <w:tcPr>
            <w:shd w:fill="d9ead3" w:val="clear"/>
            <w:tcMar>
              <w:top w:w="100.0" w:type="dxa"/>
              <w:left w:w="100.0" w:type="dxa"/>
              <w:bottom w:w="100.0" w:type="dxa"/>
              <w:right w:w="100.0" w:type="dxa"/>
            </w:tcMar>
          </w:tcPr>
          <w:p w:rsidR="00000000" w:rsidDel="00000000" w:rsidP="00000000" w:rsidRDefault="00000000" w:rsidRPr="00000000" w14:paraId="00000326">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Reacción (sistema)</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327">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28">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329">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ocurre un error de conexión</w:t>
            </w:r>
          </w:p>
        </w:tc>
        <w:tc>
          <w:tcPr>
            <w:tcMar>
              <w:top w:w="100.0" w:type="dxa"/>
              <w:left w:w="100.0" w:type="dxa"/>
              <w:bottom w:w="100.0" w:type="dxa"/>
              <w:right w:w="100.0" w:type="dxa"/>
            </w:tcMar>
          </w:tcPr>
          <w:p w:rsidR="00000000" w:rsidDel="00000000" w:rsidP="00000000" w:rsidRDefault="00000000" w:rsidRPr="00000000" w14:paraId="0000032A">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muestra un mensaje de error: error de red.</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32B">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2C">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32D">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la cuenta está bloqueada o las credenciales son incorrectas.</w:t>
            </w:r>
          </w:p>
        </w:tc>
        <w:tc>
          <w:tcPr>
            <w:tcMar>
              <w:top w:w="100.0" w:type="dxa"/>
              <w:left w:w="100.0" w:type="dxa"/>
              <w:bottom w:w="100.0" w:type="dxa"/>
              <w:right w:w="100.0" w:type="dxa"/>
            </w:tcMar>
          </w:tcPr>
          <w:p w:rsidR="00000000" w:rsidDel="00000000" w:rsidP="00000000" w:rsidRDefault="00000000" w:rsidRPr="00000000" w14:paraId="0000032E">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muestra: cuenta bloqueada o credenciales incorrectas, contacte con el administrador.</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32F">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30">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Mar>
              <w:top w:w="100.0" w:type="dxa"/>
              <w:left w:w="100.0" w:type="dxa"/>
              <w:bottom w:w="100.0" w:type="dxa"/>
              <w:right w:w="100.0" w:type="dxa"/>
            </w:tcMar>
          </w:tcPr>
          <w:p w:rsidR="00000000" w:rsidDel="00000000" w:rsidP="00000000" w:rsidRDefault="00000000" w:rsidRPr="00000000" w14:paraId="00000331">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el usuario no existe.</w:t>
            </w:r>
          </w:p>
        </w:tc>
        <w:tc>
          <w:tcPr>
            <w:tcMar>
              <w:top w:w="100.0" w:type="dxa"/>
              <w:left w:w="100.0" w:type="dxa"/>
              <w:bottom w:w="100.0" w:type="dxa"/>
              <w:right w:w="100.0" w:type="dxa"/>
            </w:tcMar>
          </w:tcPr>
          <w:p w:rsidR="00000000" w:rsidDel="00000000" w:rsidP="00000000" w:rsidRDefault="00000000" w:rsidRPr="00000000" w14:paraId="00000332">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sugiere registrarse primero.</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333">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Rendimiento</w:t>
            </w:r>
          </w:p>
        </w:tc>
        <w:tc>
          <w:tcPr>
            <w:gridSpan w:val="3"/>
            <w:tcMar>
              <w:top w:w="100.0" w:type="dxa"/>
              <w:left w:w="100.0" w:type="dxa"/>
              <w:bottom w:w="100.0" w:type="dxa"/>
              <w:right w:w="100.0" w:type="dxa"/>
            </w:tcMar>
          </w:tcPr>
          <w:p w:rsidR="00000000" w:rsidDel="00000000" w:rsidP="00000000" w:rsidRDefault="00000000" w:rsidRPr="00000000" w14:paraId="0000033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acción debe completarse en menos de 3 segundos.</w:t>
            </w:r>
          </w:p>
          <w:p w:rsidR="00000000" w:rsidDel="00000000" w:rsidP="00000000" w:rsidRDefault="00000000" w:rsidRPr="00000000" w14:paraId="00000335">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tl w:val="0"/>
              </w:rPr>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338">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Frecuencia</w:t>
            </w:r>
          </w:p>
        </w:tc>
        <w:tc>
          <w:tcPr>
            <w:gridSpan w:val="3"/>
            <w:tcMar>
              <w:top w:w="100.0" w:type="dxa"/>
              <w:left w:w="100.0" w:type="dxa"/>
              <w:bottom w:w="100.0" w:type="dxa"/>
              <w:right w:w="100.0" w:type="dxa"/>
            </w:tcMar>
          </w:tcPr>
          <w:p w:rsidR="00000000" w:rsidDel="00000000" w:rsidP="00000000" w:rsidRDefault="00000000" w:rsidRPr="00000000" w14:paraId="00000339">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Variable, según la operación o el flujo de clientes en el restaurante.</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33C">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Importancia</w:t>
            </w:r>
          </w:p>
        </w:tc>
        <w:tc>
          <w:tcPr>
            <w:gridSpan w:val="3"/>
            <w:tcMar>
              <w:top w:w="100.0" w:type="dxa"/>
              <w:left w:w="100.0" w:type="dxa"/>
              <w:bottom w:w="100.0" w:type="dxa"/>
              <w:right w:w="100.0" w:type="dxa"/>
            </w:tcMar>
          </w:tcPr>
          <w:p w:rsidR="00000000" w:rsidDel="00000000" w:rsidP="00000000" w:rsidRDefault="00000000" w:rsidRPr="00000000" w14:paraId="0000033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Importante para el correcto funcionamiento.</w:t>
            </w:r>
          </w:p>
          <w:p w:rsidR="00000000" w:rsidDel="00000000" w:rsidP="00000000" w:rsidRDefault="00000000" w:rsidRPr="00000000" w14:paraId="0000033E">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tl w:val="0"/>
              </w:rPr>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341">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Urgencia</w:t>
            </w:r>
          </w:p>
        </w:tc>
        <w:tc>
          <w:tcPr>
            <w:gridSpan w:val="3"/>
            <w:tcMar>
              <w:top w:w="100.0" w:type="dxa"/>
              <w:left w:w="100.0" w:type="dxa"/>
              <w:bottom w:w="100.0" w:type="dxa"/>
              <w:right w:w="100.0" w:type="dxa"/>
            </w:tcMar>
          </w:tcPr>
          <w:p w:rsidR="00000000" w:rsidDel="00000000" w:rsidP="00000000" w:rsidRDefault="00000000" w:rsidRPr="00000000" w14:paraId="00000342">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Inmediata, debe estar disponible al momento de hacer el lanzamiento.</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345">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Comentarios</w:t>
            </w:r>
          </w:p>
        </w:tc>
        <w:tc>
          <w:tcPr>
            <w:gridSpan w:val="3"/>
            <w:tcMar>
              <w:top w:w="100.0" w:type="dxa"/>
              <w:left w:w="100.0" w:type="dxa"/>
              <w:bottom w:w="100.0" w:type="dxa"/>
              <w:right w:w="100.0" w:type="dxa"/>
            </w:tcMar>
          </w:tcPr>
          <w:p w:rsidR="00000000" w:rsidDel="00000000" w:rsidP="00000000" w:rsidRDefault="00000000" w:rsidRPr="00000000" w14:paraId="00000346">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Ninguno</w:t>
            </w:r>
          </w:p>
        </w:tc>
      </w:tr>
    </w:tbl>
    <w:p w:rsidR="00000000" w:rsidDel="00000000" w:rsidP="00000000" w:rsidRDefault="00000000" w:rsidRPr="00000000" w14:paraId="0000034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4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4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4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4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4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4F">
      <w:pPr>
        <w:pStyle w:val="Heading1"/>
        <w:spacing w:line="259" w:lineRule="auto"/>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pStyle w:val="Heading1"/>
        <w:spacing w:line="259" w:lineRule="auto"/>
        <w:rPr/>
      </w:pPr>
      <w:r w:rsidDel="00000000" w:rsidR="00000000" w:rsidRPr="00000000">
        <w:rPr>
          <w:rtl w:val="0"/>
        </w:rPr>
      </w:r>
    </w:p>
    <w:tbl>
      <w:tblPr>
        <w:tblStyle w:val="Table38"/>
        <w:tblW w:w="11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450"/>
        <w:gridCol w:w="4200"/>
        <w:gridCol w:w="4680"/>
        <w:tblGridChange w:id="0">
          <w:tblGrid>
            <w:gridCol w:w="1770"/>
            <w:gridCol w:w="450"/>
            <w:gridCol w:w="4200"/>
            <w:gridCol w:w="4680"/>
          </w:tblGrid>
        </w:tblGridChange>
      </w:tblGrid>
      <w:tr>
        <w:trPr>
          <w:cantSplit w:val="0"/>
          <w:trHeight w:val="420" w:hRule="atLeast"/>
          <w:tblHeader w:val="0"/>
        </w:trPr>
        <w:tc>
          <w:tcPr>
            <w:shd w:fill="a4c2f4" w:val="clear"/>
            <w:tcMar>
              <w:top w:w="100.0" w:type="dxa"/>
              <w:left w:w="100.0" w:type="dxa"/>
              <w:bottom w:w="100.0" w:type="dxa"/>
              <w:right w:w="100.0" w:type="dxa"/>
            </w:tcMar>
          </w:tcPr>
          <w:p w:rsidR="00000000" w:rsidDel="00000000" w:rsidP="00000000" w:rsidRDefault="00000000" w:rsidRPr="00000000" w14:paraId="00000358">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Gestionar menú digital</w:t>
            </w:r>
          </w:p>
        </w:tc>
        <w:tc>
          <w:tcPr>
            <w:gridSpan w:val="3"/>
            <w:shd w:fill="a4c2f4" w:val="clear"/>
            <w:tcMar>
              <w:top w:w="100.0" w:type="dxa"/>
              <w:left w:w="100.0" w:type="dxa"/>
              <w:bottom w:w="100.0" w:type="dxa"/>
              <w:right w:w="100.0" w:type="dxa"/>
            </w:tcMar>
          </w:tcPr>
          <w:p w:rsidR="00000000" w:rsidDel="00000000" w:rsidP="00000000" w:rsidRDefault="00000000" w:rsidRPr="00000000" w14:paraId="00000359">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CU03</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35C">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w:t>
            </w:r>
          </w:p>
        </w:tc>
        <w:tc>
          <w:tcPr>
            <w:gridSpan w:val="3"/>
            <w:tcMar>
              <w:top w:w="100.0" w:type="dxa"/>
              <w:left w:w="100.0" w:type="dxa"/>
              <w:bottom w:w="100.0" w:type="dxa"/>
              <w:right w:w="100.0" w:type="dxa"/>
            </w:tcMar>
          </w:tcPr>
          <w:p w:rsidR="00000000" w:rsidDel="00000000" w:rsidP="00000000" w:rsidRDefault="00000000" w:rsidRPr="00000000" w14:paraId="0000035D">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administrador podrá crear, modificar y actualizar el menú digital en tiempo real.</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360">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Actores</w:t>
            </w:r>
          </w:p>
        </w:tc>
        <w:tc>
          <w:tcPr>
            <w:gridSpan w:val="3"/>
            <w:tcMar>
              <w:top w:w="100.0" w:type="dxa"/>
              <w:left w:w="100.0" w:type="dxa"/>
              <w:bottom w:w="100.0" w:type="dxa"/>
              <w:right w:w="100.0" w:type="dxa"/>
            </w:tcMar>
          </w:tcPr>
          <w:p w:rsidR="00000000" w:rsidDel="00000000" w:rsidP="00000000" w:rsidRDefault="00000000" w:rsidRPr="00000000" w14:paraId="00000361">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Administrador</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364">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w:t>
            </w:r>
          </w:p>
          <w:p w:rsidR="00000000" w:rsidDel="00000000" w:rsidP="00000000" w:rsidRDefault="00000000" w:rsidRPr="00000000" w14:paraId="00000365">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condiciones</w:t>
            </w:r>
          </w:p>
        </w:tc>
        <w:tc>
          <w:tcPr>
            <w:gridSpan w:val="3"/>
            <w:tcMar>
              <w:top w:w="100.0" w:type="dxa"/>
              <w:left w:w="100.0" w:type="dxa"/>
              <w:bottom w:w="100.0" w:type="dxa"/>
              <w:right w:w="100.0" w:type="dxa"/>
            </w:tcMar>
          </w:tcPr>
          <w:p w:rsidR="00000000" w:rsidDel="00000000" w:rsidP="00000000" w:rsidRDefault="00000000" w:rsidRPr="00000000" w14:paraId="00000366">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administrador debe estar autenticado.</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369">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Post condiciones</w:t>
            </w:r>
          </w:p>
        </w:tc>
        <w:tc>
          <w:tcPr>
            <w:gridSpan w:val="3"/>
            <w:tcMar>
              <w:top w:w="100.0" w:type="dxa"/>
              <w:left w:w="100.0" w:type="dxa"/>
              <w:bottom w:w="100.0" w:type="dxa"/>
              <w:right w:w="100.0" w:type="dxa"/>
            </w:tcMar>
          </w:tcPr>
          <w:p w:rsidR="00000000" w:rsidDel="00000000" w:rsidP="00000000" w:rsidRDefault="00000000" w:rsidRPr="00000000" w14:paraId="0000036A">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menú queda actualizado en la base de datos y se refleja en el sistema.</w:t>
            </w:r>
          </w:p>
        </w:tc>
      </w:tr>
      <w:tr>
        <w:trPr>
          <w:cantSplit w:val="0"/>
          <w:trHeight w:val="420" w:hRule="atLeast"/>
          <w:tblHeader w:val="0"/>
        </w:trPr>
        <w:tc>
          <w:tcPr>
            <w:vMerge w:val="restart"/>
            <w:shd w:fill="fff2cc" w:val="clear"/>
            <w:tcMar>
              <w:top w:w="100.0" w:type="dxa"/>
              <w:left w:w="100.0" w:type="dxa"/>
              <w:bottom w:w="100.0" w:type="dxa"/>
              <w:right w:w="100.0" w:type="dxa"/>
            </w:tcMar>
          </w:tcPr>
          <w:p w:rsidR="00000000" w:rsidDel="00000000" w:rsidP="00000000" w:rsidRDefault="00000000" w:rsidRPr="00000000" w14:paraId="0000036D">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Secuencia Normal</w:t>
            </w:r>
          </w:p>
        </w:tc>
        <w:tc>
          <w:tcPr>
            <w:shd w:fill="d9ead3" w:val="clear"/>
            <w:tcMar>
              <w:top w:w="100.0" w:type="dxa"/>
              <w:left w:w="100.0" w:type="dxa"/>
              <w:bottom w:w="100.0" w:type="dxa"/>
              <w:right w:w="100.0" w:type="dxa"/>
            </w:tcMar>
          </w:tcPr>
          <w:p w:rsidR="00000000" w:rsidDel="00000000" w:rsidP="00000000" w:rsidRDefault="00000000" w:rsidRPr="00000000" w14:paraId="0000036E">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tc>
        <w:tc>
          <w:tcPr>
            <w:shd w:fill="d9ead3" w:val="clear"/>
            <w:tcMar>
              <w:top w:w="100.0" w:type="dxa"/>
              <w:left w:w="100.0" w:type="dxa"/>
              <w:bottom w:w="100.0" w:type="dxa"/>
              <w:right w:w="100.0" w:type="dxa"/>
            </w:tcMar>
          </w:tcPr>
          <w:p w:rsidR="00000000" w:rsidDel="00000000" w:rsidP="00000000" w:rsidRDefault="00000000" w:rsidRPr="00000000" w14:paraId="0000036F">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Acción (actor)</w:t>
            </w:r>
          </w:p>
        </w:tc>
        <w:tc>
          <w:tcPr>
            <w:shd w:fill="d9ead3" w:val="clear"/>
            <w:tcMar>
              <w:top w:w="100.0" w:type="dxa"/>
              <w:left w:w="100.0" w:type="dxa"/>
              <w:bottom w:w="100.0" w:type="dxa"/>
              <w:right w:w="100.0" w:type="dxa"/>
            </w:tcMar>
          </w:tcPr>
          <w:p w:rsidR="00000000" w:rsidDel="00000000" w:rsidP="00000000" w:rsidRDefault="00000000" w:rsidRPr="00000000" w14:paraId="00000370">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Reacción (sistema)</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72">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373">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administrador selecciona menú digital</w:t>
            </w:r>
          </w:p>
        </w:tc>
        <w:tc>
          <w:tcPr>
            <w:tcMar>
              <w:top w:w="100.0" w:type="dxa"/>
              <w:left w:w="100.0" w:type="dxa"/>
              <w:bottom w:w="100.0" w:type="dxa"/>
              <w:right w:w="100.0" w:type="dxa"/>
            </w:tcMar>
          </w:tcPr>
          <w:p w:rsidR="00000000" w:rsidDel="00000000" w:rsidP="00000000" w:rsidRDefault="00000000" w:rsidRPr="00000000" w14:paraId="00000374">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muestra la lista de platos actuales.</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76">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377">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administrador agrega, edita o elimina un plato.</w:t>
            </w:r>
          </w:p>
        </w:tc>
        <w:tc>
          <w:tcPr>
            <w:tcMar>
              <w:top w:w="100.0" w:type="dxa"/>
              <w:left w:w="100.0" w:type="dxa"/>
              <w:bottom w:w="100.0" w:type="dxa"/>
              <w:right w:w="100.0" w:type="dxa"/>
            </w:tcMar>
          </w:tcPr>
          <w:p w:rsidR="00000000" w:rsidDel="00000000" w:rsidP="00000000" w:rsidRDefault="00000000" w:rsidRPr="00000000" w14:paraId="00000378">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valida los datos ingresados.</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7A">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Mar>
              <w:top w:w="100.0" w:type="dxa"/>
              <w:left w:w="100.0" w:type="dxa"/>
              <w:bottom w:w="100.0" w:type="dxa"/>
              <w:right w:w="100.0" w:type="dxa"/>
            </w:tcMar>
          </w:tcPr>
          <w:p w:rsidR="00000000" w:rsidDel="00000000" w:rsidP="00000000" w:rsidRDefault="00000000" w:rsidRPr="00000000" w14:paraId="0000037B">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administrador confirma la acción.</w:t>
            </w:r>
          </w:p>
        </w:tc>
        <w:tc>
          <w:tcPr>
            <w:tcMar>
              <w:top w:w="100.0" w:type="dxa"/>
              <w:left w:w="100.0" w:type="dxa"/>
              <w:bottom w:w="100.0" w:type="dxa"/>
              <w:right w:w="100.0" w:type="dxa"/>
            </w:tcMar>
          </w:tcPr>
          <w:p w:rsidR="00000000" w:rsidDel="00000000" w:rsidP="00000000" w:rsidRDefault="00000000" w:rsidRPr="00000000" w14:paraId="0000037C">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actualiza la información en el sistema.</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37D">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Excepciones</w:t>
            </w:r>
          </w:p>
        </w:tc>
        <w:tc>
          <w:tcPr>
            <w:shd w:fill="d9ead3" w:val="clear"/>
            <w:tcMar>
              <w:top w:w="100.0" w:type="dxa"/>
              <w:left w:w="100.0" w:type="dxa"/>
              <w:bottom w:w="100.0" w:type="dxa"/>
              <w:right w:w="100.0" w:type="dxa"/>
            </w:tcMar>
          </w:tcPr>
          <w:p w:rsidR="00000000" w:rsidDel="00000000" w:rsidP="00000000" w:rsidRDefault="00000000" w:rsidRPr="00000000" w14:paraId="0000037E">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shd w:fill="d9ead3" w:val="clear"/>
            <w:tcMar>
              <w:top w:w="100.0" w:type="dxa"/>
              <w:left w:w="100.0" w:type="dxa"/>
              <w:bottom w:w="100.0" w:type="dxa"/>
              <w:right w:w="100.0" w:type="dxa"/>
            </w:tcMar>
          </w:tcPr>
          <w:p w:rsidR="00000000" w:rsidDel="00000000" w:rsidP="00000000" w:rsidRDefault="00000000" w:rsidRPr="00000000" w14:paraId="0000037F">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Acción (actor)</w:t>
            </w:r>
          </w:p>
        </w:tc>
        <w:tc>
          <w:tcPr>
            <w:shd w:fill="d9ead3" w:val="clear"/>
            <w:tcMar>
              <w:top w:w="100.0" w:type="dxa"/>
              <w:left w:w="100.0" w:type="dxa"/>
              <w:bottom w:w="100.0" w:type="dxa"/>
              <w:right w:w="100.0" w:type="dxa"/>
            </w:tcMar>
          </w:tcPr>
          <w:p w:rsidR="00000000" w:rsidDel="00000000" w:rsidP="00000000" w:rsidRDefault="00000000" w:rsidRPr="00000000" w14:paraId="00000380">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Reacción (sistema)</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381">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82">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383">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el módulo de menú digital no carga correctamente.</w:t>
            </w:r>
          </w:p>
        </w:tc>
        <w:tc>
          <w:tcPr>
            <w:tcMar>
              <w:top w:w="100.0" w:type="dxa"/>
              <w:left w:w="100.0" w:type="dxa"/>
              <w:bottom w:w="100.0" w:type="dxa"/>
              <w:right w:w="100.0" w:type="dxa"/>
            </w:tcMar>
          </w:tcPr>
          <w:p w:rsidR="00000000" w:rsidDel="00000000" w:rsidP="00000000" w:rsidRDefault="00000000" w:rsidRPr="00000000" w14:paraId="00000384">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muestra el mensaje: No fue posible cargar el menú digital. Intente nuevamente.</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385">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86">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387">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el administrador ingresa datos incompletos o inconsistentes al agregar, editar o eliminar un plato.</w:t>
            </w:r>
          </w:p>
        </w:tc>
        <w:tc>
          <w:tcPr>
            <w:tcMar>
              <w:top w:w="100.0" w:type="dxa"/>
              <w:left w:w="100.0" w:type="dxa"/>
              <w:bottom w:w="100.0" w:type="dxa"/>
              <w:right w:w="100.0" w:type="dxa"/>
            </w:tcMar>
          </w:tcPr>
          <w:p w:rsidR="00000000" w:rsidDel="00000000" w:rsidP="00000000" w:rsidRDefault="00000000" w:rsidRPr="00000000" w14:paraId="00000388">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muestra el mensaje:</w:t>
            </w:r>
          </w:p>
          <w:p w:rsidR="00000000" w:rsidDel="00000000" w:rsidP="00000000" w:rsidRDefault="00000000" w:rsidRPr="00000000" w14:paraId="00000389">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“Existen datos inválidos o incompletos. Revise la información e intente de nuevo.”</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38A">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8B">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Mar>
              <w:top w:w="100.0" w:type="dxa"/>
              <w:left w:w="100.0" w:type="dxa"/>
              <w:bottom w:w="100.0" w:type="dxa"/>
              <w:right w:w="100.0" w:type="dxa"/>
            </w:tcMar>
          </w:tcPr>
          <w:p w:rsidR="00000000" w:rsidDel="00000000" w:rsidP="00000000" w:rsidRDefault="00000000" w:rsidRPr="00000000" w14:paraId="0000038C">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ocurre un error al intentar guardar los cambios.</w:t>
            </w:r>
          </w:p>
        </w:tc>
        <w:tc>
          <w:tcPr>
            <w:tcMar>
              <w:top w:w="100.0" w:type="dxa"/>
              <w:left w:w="100.0" w:type="dxa"/>
              <w:bottom w:w="100.0" w:type="dxa"/>
              <w:right w:w="100.0" w:type="dxa"/>
            </w:tcMar>
          </w:tcPr>
          <w:p w:rsidR="00000000" w:rsidDel="00000000" w:rsidP="00000000" w:rsidRDefault="00000000" w:rsidRPr="00000000" w14:paraId="0000038D">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muestra el mensaje:No se pudo actualizar la información. Por favor, intente más tarde.</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38E">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Rendimiento</w:t>
            </w:r>
          </w:p>
        </w:tc>
        <w:tc>
          <w:tcPr>
            <w:gridSpan w:val="3"/>
            <w:tcMar>
              <w:top w:w="100.0" w:type="dxa"/>
              <w:left w:w="100.0" w:type="dxa"/>
              <w:bottom w:w="100.0" w:type="dxa"/>
              <w:right w:w="100.0" w:type="dxa"/>
            </w:tcMar>
          </w:tcPr>
          <w:p w:rsidR="00000000" w:rsidDel="00000000" w:rsidP="00000000" w:rsidRDefault="00000000" w:rsidRPr="00000000" w14:paraId="0000038F">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actualización debe reflejarse en menos de 2 segundos.</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392">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Frecuencia</w:t>
            </w:r>
          </w:p>
        </w:tc>
        <w:tc>
          <w:tcPr>
            <w:gridSpan w:val="3"/>
            <w:tcMar>
              <w:top w:w="100.0" w:type="dxa"/>
              <w:left w:w="100.0" w:type="dxa"/>
              <w:bottom w:w="100.0" w:type="dxa"/>
              <w:right w:w="100.0" w:type="dxa"/>
            </w:tcMar>
          </w:tcPr>
          <w:p w:rsidR="00000000" w:rsidDel="00000000" w:rsidP="00000000" w:rsidRDefault="00000000" w:rsidRPr="00000000" w14:paraId="00000393">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Varias veces al mes.</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396">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Importancia</w:t>
            </w:r>
          </w:p>
        </w:tc>
        <w:tc>
          <w:tcPr>
            <w:gridSpan w:val="3"/>
            <w:tcMar>
              <w:top w:w="100.0" w:type="dxa"/>
              <w:left w:w="100.0" w:type="dxa"/>
              <w:bottom w:w="100.0" w:type="dxa"/>
              <w:right w:w="100.0" w:type="dxa"/>
            </w:tcMar>
          </w:tcPr>
          <w:p w:rsidR="00000000" w:rsidDel="00000000" w:rsidP="00000000" w:rsidRDefault="00000000" w:rsidRPr="00000000" w14:paraId="00000397">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Vital.</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39A">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Urgencia</w:t>
            </w:r>
          </w:p>
        </w:tc>
        <w:tc>
          <w:tcPr>
            <w:gridSpan w:val="3"/>
            <w:tcMar>
              <w:top w:w="100.0" w:type="dxa"/>
              <w:left w:w="100.0" w:type="dxa"/>
              <w:bottom w:w="100.0" w:type="dxa"/>
              <w:right w:w="100.0" w:type="dxa"/>
            </w:tcMar>
          </w:tcPr>
          <w:p w:rsidR="00000000" w:rsidDel="00000000" w:rsidP="00000000" w:rsidRDefault="00000000" w:rsidRPr="00000000" w14:paraId="0000039B">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Inmediata.</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39E">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Comentarios</w:t>
            </w:r>
          </w:p>
        </w:tc>
        <w:tc>
          <w:tcPr>
            <w:gridSpan w:val="3"/>
            <w:tcMar>
              <w:top w:w="100.0" w:type="dxa"/>
              <w:left w:w="100.0" w:type="dxa"/>
              <w:bottom w:w="100.0" w:type="dxa"/>
              <w:right w:w="100.0" w:type="dxa"/>
            </w:tcMar>
          </w:tcPr>
          <w:p w:rsidR="00000000" w:rsidDel="00000000" w:rsidP="00000000" w:rsidRDefault="00000000" w:rsidRPr="00000000" w14:paraId="0000039F">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Ninguno.</w:t>
            </w:r>
          </w:p>
        </w:tc>
      </w:tr>
    </w:tbl>
    <w:p w:rsidR="00000000" w:rsidDel="00000000" w:rsidP="00000000" w:rsidRDefault="00000000" w:rsidRPr="00000000" w14:paraId="000003A2">
      <w:pPr>
        <w:rPr>
          <w:rFonts w:ascii="Calibri" w:cs="Calibri" w:eastAsia="Calibri" w:hAnsi="Calibri"/>
          <w:sz w:val="24"/>
          <w:szCs w:val="24"/>
        </w:rPr>
      </w:pPr>
      <w:r w:rsidDel="00000000" w:rsidR="00000000" w:rsidRPr="00000000">
        <w:rPr>
          <w:rtl w:val="0"/>
        </w:rPr>
      </w:r>
    </w:p>
    <w:tbl>
      <w:tblPr>
        <w:tblStyle w:val="Table39"/>
        <w:tblW w:w="11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450"/>
        <w:gridCol w:w="4200"/>
        <w:gridCol w:w="4680"/>
        <w:tblGridChange w:id="0">
          <w:tblGrid>
            <w:gridCol w:w="1770"/>
            <w:gridCol w:w="450"/>
            <w:gridCol w:w="4200"/>
            <w:gridCol w:w="4680"/>
          </w:tblGrid>
        </w:tblGridChange>
      </w:tblGrid>
      <w:tr>
        <w:trPr>
          <w:cantSplit w:val="0"/>
          <w:trHeight w:val="420" w:hRule="atLeast"/>
          <w:tblHeader w:val="0"/>
        </w:trPr>
        <w:tc>
          <w:tcPr>
            <w:shd w:fill="a4c2f4" w:val="clear"/>
            <w:tcMar>
              <w:top w:w="100.0" w:type="dxa"/>
              <w:left w:w="100.0" w:type="dxa"/>
              <w:bottom w:w="100.0" w:type="dxa"/>
              <w:right w:w="100.0" w:type="dxa"/>
            </w:tcMar>
          </w:tcPr>
          <w:p w:rsidR="00000000" w:rsidDel="00000000" w:rsidP="00000000" w:rsidRDefault="00000000" w:rsidRPr="00000000" w14:paraId="000003A3">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Mostrar información de platos</w:t>
            </w:r>
          </w:p>
        </w:tc>
        <w:tc>
          <w:tcPr>
            <w:gridSpan w:val="3"/>
            <w:shd w:fill="a4c2f4" w:val="clear"/>
            <w:tcMar>
              <w:top w:w="100.0" w:type="dxa"/>
              <w:left w:w="100.0" w:type="dxa"/>
              <w:bottom w:w="100.0" w:type="dxa"/>
              <w:right w:w="100.0" w:type="dxa"/>
            </w:tcMar>
          </w:tcPr>
          <w:p w:rsidR="00000000" w:rsidDel="00000000" w:rsidP="00000000" w:rsidRDefault="00000000" w:rsidRPr="00000000" w14:paraId="000003A4">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CU04</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3A7">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w:t>
            </w:r>
          </w:p>
        </w:tc>
        <w:tc>
          <w:tcPr>
            <w:gridSpan w:val="3"/>
            <w:tcMar>
              <w:top w:w="100.0" w:type="dxa"/>
              <w:left w:w="100.0" w:type="dxa"/>
              <w:bottom w:w="100.0" w:type="dxa"/>
              <w:right w:w="100.0" w:type="dxa"/>
            </w:tcMar>
          </w:tcPr>
          <w:p w:rsidR="00000000" w:rsidDel="00000000" w:rsidP="00000000" w:rsidRDefault="00000000" w:rsidRPr="00000000" w14:paraId="000003A8">
            <w:pPr>
              <w:spacing w:after="24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Despliega de forma visual y detallada la información de un plato específico seleccionado, incluyendo sus ingredientes, alérgenos, descripción y precio.</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3AB">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Actores</w:t>
            </w:r>
          </w:p>
        </w:tc>
        <w:tc>
          <w:tcPr>
            <w:gridSpan w:val="3"/>
            <w:tcMar>
              <w:top w:w="100.0" w:type="dxa"/>
              <w:left w:w="100.0" w:type="dxa"/>
              <w:bottom w:w="100.0" w:type="dxa"/>
              <w:right w:w="100.0" w:type="dxa"/>
            </w:tcMar>
          </w:tcPr>
          <w:p w:rsidR="00000000" w:rsidDel="00000000" w:rsidP="00000000" w:rsidRDefault="00000000" w:rsidRPr="00000000" w14:paraId="000003AC">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Cliente, Mesero</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3AF">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w:t>
            </w:r>
          </w:p>
          <w:p w:rsidR="00000000" w:rsidDel="00000000" w:rsidP="00000000" w:rsidRDefault="00000000" w:rsidRPr="00000000" w14:paraId="000003B0">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condiciones</w:t>
            </w:r>
          </w:p>
        </w:tc>
        <w:tc>
          <w:tcPr>
            <w:gridSpan w:val="3"/>
            <w:tcMar>
              <w:top w:w="100.0" w:type="dxa"/>
              <w:left w:w="100.0" w:type="dxa"/>
              <w:bottom w:w="100.0" w:type="dxa"/>
              <w:right w:w="100.0" w:type="dxa"/>
            </w:tcMar>
          </w:tcPr>
          <w:p w:rsidR="00000000" w:rsidDel="00000000" w:rsidP="00000000" w:rsidRDefault="00000000" w:rsidRPr="00000000" w14:paraId="000003B1">
            <w:pPr>
              <w:spacing w:after="24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menú digital debe contener platos registrados y activos en el sistema.</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3B4">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Post condiciones</w:t>
            </w:r>
          </w:p>
        </w:tc>
        <w:tc>
          <w:tcPr>
            <w:gridSpan w:val="3"/>
            <w:tcMar>
              <w:top w:w="100.0" w:type="dxa"/>
              <w:left w:w="100.0" w:type="dxa"/>
              <w:bottom w:w="100.0" w:type="dxa"/>
              <w:right w:w="100.0" w:type="dxa"/>
            </w:tcMar>
          </w:tcPr>
          <w:p w:rsidR="00000000" w:rsidDel="00000000" w:rsidP="00000000" w:rsidRDefault="00000000" w:rsidRPr="00000000" w14:paraId="000003B5">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ve la información del plato seleccionado.</w:t>
            </w:r>
          </w:p>
        </w:tc>
      </w:tr>
      <w:tr>
        <w:trPr>
          <w:cantSplit w:val="0"/>
          <w:trHeight w:val="420" w:hRule="atLeast"/>
          <w:tblHeader w:val="0"/>
        </w:trPr>
        <w:tc>
          <w:tcPr>
            <w:vMerge w:val="restart"/>
            <w:shd w:fill="fff2cc" w:val="clear"/>
            <w:tcMar>
              <w:top w:w="100.0" w:type="dxa"/>
              <w:left w:w="100.0" w:type="dxa"/>
              <w:bottom w:w="100.0" w:type="dxa"/>
              <w:right w:w="100.0" w:type="dxa"/>
            </w:tcMar>
          </w:tcPr>
          <w:p w:rsidR="00000000" w:rsidDel="00000000" w:rsidP="00000000" w:rsidRDefault="00000000" w:rsidRPr="00000000" w14:paraId="000003B8">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Secuencia Normal</w:t>
            </w:r>
          </w:p>
        </w:tc>
        <w:tc>
          <w:tcPr>
            <w:shd w:fill="d9ead3" w:val="clear"/>
            <w:tcMar>
              <w:top w:w="100.0" w:type="dxa"/>
              <w:left w:w="100.0" w:type="dxa"/>
              <w:bottom w:w="100.0" w:type="dxa"/>
              <w:right w:w="100.0" w:type="dxa"/>
            </w:tcMar>
          </w:tcPr>
          <w:p w:rsidR="00000000" w:rsidDel="00000000" w:rsidP="00000000" w:rsidRDefault="00000000" w:rsidRPr="00000000" w14:paraId="000003B9">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tc>
        <w:tc>
          <w:tcPr>
            <w:shd w:fill="d9ead3" w:val="clear"/>
            <w:tcMar>
              <w:top w:w="100.0" w:type="dxa"/>
              <w:left w:w="100.0" w:type="dxa"/>
              <w:bottom w:w="100.0" w:type="dxa"/>
              <w:right w:w="100.0" w:type="dxa"/>
            </w:tcMar>
          </w:tcPr>
          <w:p w:rsidR="00000000" w:rsidDel="00000000" w:rsidP="00000000" w:rsidRDefault="00000000" w:rsidRPr="00000000" w14:paraId="000003BA">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Acción (actor)</w:t>
            </w:r>
          </w:p>
        </w:tc>
        <w:tc>
          <w:tcPr>
            <w:shd w:fill="d9ead3" w:val="clear"/>
            <w:tcMar>
              <w:top w:w="100.0" w:type="dxa"/>
              <w:left w:w="100.0" w:type="dxa"/>
              <w:bottom w:w="100.0" w:type="dxa"/>
              <w:right w:w="100.0" w:type="dxa"/>
            </w:tcMar>
          </w:tcPr>
          <w:p w:rsidR="00000000" w:rsidDel="00000000" w:rsidP="00000000" w:rsidRDefault="00000000" w:rsidRPr="00000000" w14:paraId="000003BB">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Reacción (sistema)</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BD">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3BE">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selecciona un plato en el menú digital.</w:t>
            </w:r>
          </w:p>
        </w:tc>
        <w:tc>
          <w:tcPr>
            <w:tcMar>
              <w:top w:w="100.0" w:type="dxa"/>
              <w:left w:w="100.0" w:type="dxa"/>
              <w:bottom w:w="100.0" w:type="dxa"/>
              <w:right w:w="100.0" w:type="dxa"/>
            </w:tcMar>
          </w:tcPr>
          <w:p w:rsidR="00000000" w:rsidDel="00000000" w:rsidP="00000000" w:rsidRDefault="00000000" w:rsidRPr="00000000" w14:paraId="000003BF">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despliega la información detallada del plato.</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C1">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3C2">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revisa la información del plato y decide agregarlo al pedido.</w:t>
            </w:r>
          </w:p>
        </w:tc>
        <w:tc>
          <w:tcPr>
            <w:tcMar>
              <w:top w:w="100.0" w:type="dxa"/>
              <w:left w:w="100.0" w:type="dxa"/>
              <w:bottom w:w="100.0" w:type="dxa"/>
              <w:right w:w="100.0" w:type="dxa"/>
            </w:tcMar>
          </w:tcPr>
          <w:p w:rsidR="00000000" w:rsidDel="00000000" w:rsidP="00000000" w:rsidRDefault="00000000" w:rsidRPr="00000000" w14:paraId="000003C3">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permite añadir el plato al carrito o regresar a la lista de platos.</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3C4">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Excepciones</w:t>
            </w:r>
          </w:p>
        </w:tc>
        <w:tc>
          <w:tcPr>
            <w:shd w:fill="d9ead3" w:val="clear"/>
            <w:tcMar>
              <w:top w:w="100.0" w:type="dxa"/>
              <w:left w:w="100.0" w:type="dxa"/>
              <w:bottom w:w="100.0" w:type="dxa"/>
              <w:right w:w="100.0" w:type="dxa"/>
            </w:tcMar>
          </w:tcPr>
          <w:p w:rsidR="00000000" w:rsidDel="00000000" w:rsidP="00000000" w:rsidRDefault="00000000" w:rsidRPr="00000000" w14:paraId="000003C5">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shd w:fill="d9ead3" w:val="clear"/>
            <w:tcMar>
              <w:top w:w="100.0" w:type="dxa"/>
              <w:left w:w="100.0" w:type="dxa"/>
              <w:bottom w:w="100.0" w:type="dxa"/>
              <w:right w:w="100.0" w:type="dxa"/>
            </w:tcMar>
          </w:tcPr>
          <w:p w:rsidR="00000000" w:rsidDel="00000000" w:rsidP="00000000" w:rsidRDefault="00000000" w:rsidRPr="00000000" w14:paraId="000003C6">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Acción (actor)  4</w:t>
            </w:r>
          </w:p>
        </w:tc>
        <w:tc>
          <w:tcPr>
            <w:shd w:fill="d9ead3" w:val="clear"/>
            <w:tcMar>
              <w:top w:w="100.0" w:type="dxa"/>
              <w:left w:w="100.0" w:type="dxa"/>
              <w:bottom w:w="100.0" w:type="dxa"/>
              <w:right w:w="100.0" w:type="dxa"/>
            </w:tcMar>
          </w:tcPr>
          <w:p w:rsidR="00000000" w:rsidDel="00000000" w:rsidP="00000000" w:rsidRDefault="00000000" w:rsidRPr="00000000" w14:paraId="000003C7">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Reacción (sistema)</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3C8">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C9">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3CA">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el plato no está disponible en el sistema.</w:t>
            </w:r>
          </w:p>
        </w:tc>
        <w:tc>
          <w:tcPr>
            <w:tcMar>
              <w:top w:w="100.0" w:type="dxa"/>
              <w:left w:w="100.0" w:type="dxa"/>
              <w:bottom w:w="100.0" w:type="dxa"/>
              <w:right w:w="100.0" w:type="dxa"/>
            </w:tcMar>
          </w:tcPr>
          <w:p w:rsidR="00000000" w:rsidDel="00000000" w:rsidP="00000000" w:rsidRDefault="00000000" w:rsidRPr="00000000" w14:paraId="000003CB">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muestra: este plato no está disponible.</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3CC">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CD">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3CE">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falta información configurada del plato, como precio, descripción o imagen.</w:t>
            </w:r>
          </w:p>
        </w:tc>
        <w:tc>
          <w:tcPr>
            <w:tcMar>
              <w:top w:w="100.0" w:type="dxa"/>
              <w:left w:w="100.0" w:type="dxa"/>
              <w:bottom w:w="100.0" w:type="dxa"/>
              <w:right w:w="100.0" w:type="dxa"/>
            </w:tcMar>
          </w:tcPr>
          <w:p w:rsidR="00000000" w:rsidDel="00000000" w:rsidP="00000000" w:rsidRDefault="00000000" w:rsidRPr="00000000" w14:paraId="000003CF">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muestra el mensaje:Información incompleta, consulte al administrador.</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3D0">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Rendimiento</w:t>
            </w:r>
          </w:p>
        </w:tc>
        <w:tc>
          <w:tcPr>
            <w:gridSpan w:val="3"/>
            <w:tcMar>
              <w:top w:w="100.0" w:type="dxa"/>
              <w:left w:w="100.0" w:type="dxa"/>
              <w:bottom w:w="100.0" w:type="dxa"/>
              <w:right w:w="100.0" w:type="dxa"/>
            </w:tcMar>
          </w:tcPr>
          <w:p w:rsidR="00000000" w:rsidDel="00000000" w:rsidP="00000000" w:rsidRDefault="00000000" w:rsidRPr="00000000" w14:paraId="000003D1">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información debe mostrarse en menos de 2 segundos.</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3D4">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Frecuencia</w:t>
            </w:r>
          </w:p>
        </w:tc>
        <w:tc>
          <w:tcPr>
            <w:gridSpan w:val="3"/>
            <w:tcMar>
              <w:top w:w="100.0" w:type="dxa"/>
              <w:left w:w="100.0" w:type="dxa"/>
              <w:bottom w:w="100.0" w:type="dxa"/>
              <w:right w:w="100.0" w:type="dxa"/>
            </w:tcMar>
          </w:tcPr>
          <w:p w:rsidR="00000000" w:rsidDel="00000000" w:rsidP="00000000" w:rsidRDefault="00000000" w:rsidRPr="00000000" w14:paraId="000003D5">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Varias veces al día dependiendo de la cantidad de clientes.</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3D8">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Importancia</w:t>
            </w:r>
          </w:p>
        </w:tc>
        <w:tc>
          <w:tcPr>
            <w:gridSpan w:val="3"/>
            <w:tcMar>
              <w:top w:w="100.0" w:type="dxa"/>
              <w:left w:w="100.0" w:type="dxa"/>
              <w:bottom w:w="100.0" w:type="dxa"/>
              <w:right w:w="100.0" w:type="dxa"/>
            </w:tcMar>
          </w:tcPr>
          <w:p w:rsidR="00000000" w:rsidDel="00000000" w:rsidP="00000000" w:rsidRDefault="00000000" w:rsidRPr="00000000" w14:paraId="000003D9">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Importante.</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3DC">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Urgencia</w:t>
            </w:r>
          </w:p>
        </w:tc>
        <w:tc>
          <w:tcPr>
            <w:gridSpan w:val="3"/>
            <w:tcMar>
              <w:top w:w="100.0" w:type="dxa"/>
              <w:left w:w="100.0" w:type="dxa"/>
              <w:bottom w:w="100.0" w:type="dxa"/>
              <w:right w:w="100.0" w:type="dxa"/>
            </w:tcMar>
          </w:tcPr>
          <w:p w:rsidR="00000000" w:rsidDel="00000000" w:rsidP="00000000" w:rsidRDefault="00000000" w:rsidRPr="00000000" w14:paraId="000003DD">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Inmediata.</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3E0">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Comentarios</w:t>
            </w:r>
          </w:p>
        </w:tc>
        <w:tc>
          <w:tcPr>
            <w:gridSpan w:val="3"/>
            <w:tcMar>
              <w:top w:w="100.0" w:type="dxa"/>
              <w:left w:w="100.0" w:type="dxa"/>
              <w:bottom w:w="100.0" w:type="dxa"/>
              <w:right w:w="100.0" w:type="dxa"/>
            </w:tcMar>
          </w:tcPr>
          <w:p w:rsidR="00000000" w:rsidDel="00000000" w:rsidP="00000000" w:rsidRDefault="00000000" w:rsidRPr="00000000" w14:paraId="000003E1">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Ninguno</w:t>
            </w:r>
          </w:p>
        </w:tc>
      </w:tr>
    </w:tbl>
    <w:p w:rsidR="00000000" w:rsidDel="00000000" w:rsidP="00000000" w:rsidRDefault="00000000" w:rsidRPr="00000000" w14:paraId="000003E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E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E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E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E8">
      <w:pPr>
        <w:rPr>
          <w:rFonts w:ascii="Calibri" w:cs="Calibri" w:eastAsia="Calibri" w:hAnsi="Calibri"/>
          <w:sz w:val="24"/>
          <w:szCs w:val="24"/>
        </w:rPr>
      </w:pPr>
      <w:r w:rsidDel="00000000" w:rsidR="00000000" w:rsidRPr="00000000">
        <w:rPr>
          <w:rtl w:val="0"/>
        </w:rPr>
      </w:r>
    </w:p>
    <w:tbl>
      <w:tblPr>
        <w:tblStyle w:val="Table40"/>
        <w:tblW w:w="11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450"/>
        <w:gridCol w:w="4200"/>
        <w:gridCol w:w="4680"/>
        <w:tblGridChange w:id="0">
          <w:tblGrid>
            <w:gridCol w:w="1770"/>
            <w:gridCol w:w="450"/>
            <w:gridCol w:w="4200"/>
            <w:gridCol w:w="4680"/>
          </w:tblGrid>
        </w:tblGridChange>
      </w:tblGrid>
      <w:tr>
        <w:trPr>
          <w:cantSplit w:val="0"/>
          <w:trHeight w:val="420" w:hRule="atLeast"/>
          <w:tblHeader w:val="0"/>
        </w:trPr>
        <w:tc>
          <w:tcPr>
            <w:shd w:fill="a4c2f4" w:val="clear"/>
            <w:tcMar>
              <w:top w:w="100.0" w:type="dxa"/>
              <w:left w:w="100.0" w:type="dxa"/>
              <w:bottom w:w="100.0" w:type="dxa"/>
              <w:right w:w="100.0" w:type="dxa"/>
            </w:tcMar>
          </w:tcPr>
          <w:p w:rsidR="00000000" w:rsidDel="00000000" w:rsidP="00000000" w:rsidRDefault="00000000" w:rsidRPr="00000000" w14:paraId="000003E9">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Realizar pedidos desde celular o tablet</w:t>
            </w:r>
          </w:p>
        </w:tc>
        <w:tc>
          <w:tcPr>
            <w:gridSpan w:val="3"/>
            <w:shd w:fill="a4c2f4" w:val="clear"/>
            <w:tcMar>
              <w:top w:w="100.0" w:type="dxa"/>
              <w:left w:w="100.0" w:type="dxa"/>
              <w:bottom w:w="100.0" w:type="dxa"/>
              <w:right w:w="100.0" w:type="dxa"/>
            </w:tcMar>
          </w:tcPr>
          <w:p w:rsidR="00000000" w:rsidDel="00000000" w:rsidP="00000000" w:rsidRDefault="00000000" w:rsidRPr="00000000" w14:paraId="000003EA">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CU05</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3ED">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w:t>
            </w:r>
          </w:p>
        </w:tc>
        <w:tc>
          <w:tcPr>
            <w:gridSpan w:val="3"/>
            <w:tcMar>
              <w:top w:w="100.0" w:type="dxa"/>
              <w:left w:w="100.0" w:type="dxa"/>
              <w:bottom w:w="100.0" w:type="dxa"/>
              <w:right w:w="100.0" w:type="dxa"/>
            </w:tcMar>
          </w:tcPr>
          <w:p w:rsidR="00000000" w:rsidDel="00000000" w:rsidP="00000000" w:rsidRDefault="00000000" w:rsidRPr="00000000" w14:paraId="000003EE">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clientes podrán realizar pedidos desde sus dispositivos móviles.</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3F1">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Actores</w:t>
            </w:r>
          </w:p>
        </w:tc>
        <w:tc>
          <w:tcPr>
            <w:gridSpan w:val="3"/>
            <w:tcMar>
              <w:top w:w="100.0" w:type="dxa"/>
              <w:left w:w="100.0" w:type="dxa"/>
              <w:bottom w:w="100.0" w:type="dxa"/>
              <w:right w:w="100.0" w:type="dxa"/>
            </w:tcMar>
          </w:tcPr>
          <w:p w:rsidR="00000000" w:rsidDel="00000000" w:rsidP="00000000" w:rsidRDefault="00000000" w:rsidRPr="00000000" w14:paraId="000003F2">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Cliente, mesero.</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3F5">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w:t>
            </w:r>
          </w:p>
          <w:p w:rsidR="00000000" w:rsidDel="00000000" w:rsidP="00000000" w:rsidRDefault="00000000" w:rsidRPr="00000000" w14:paraId="000003F6">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condiciones</w:t>
            </w:r>
          </w:p>
        </w:tc>
        <w:tc>
          <w:tcPr>
            <w:gridSpan w:val="3"/>
            <w:tcMar>
              <w:top w:w="100.0" w:type="dxa"/>
              <w:left w:w="100.0" w:type="dxa"/>
              <w:bottom w:w="100.0" w:type="dxa"/>
              <w:right w:w="100.0" w:type="dxa"/>
            </w:tcMar>
          </w:tcPr>
          <w:p w:rsidR="00000000" w:rsidDel="00000000" w:rsidP="00000000" w:rsidRDefault="00000000" w:rsidRPr="00000000" w14:paraId="000003F7">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debe tener acceso al menú digital.</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3FA">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Post condiciones</w:t>
            </w:r>
          </w:p>
        </w:tc>
        <w:tc>
          <w:tcPr>
            <w:gridSpan w:val="3"/>
            <w:tcMar>
              <w:top w:w="100.0" w:type="dxa"/>
              <w:left w:w="100.0" w:type="dxa"/>
              <w:bottom w:w="100.0" w:type="dxa"/>
              <w:right w:w="100.0" w:type="dxa"/>
            </w:tcMar>
          </w:tcPr>
          <w:p w:rsidR="00000000" w:rsidDel="00000000" w:rsidP="00000000" w:rsidRDefault="00000000" w:rsidRPr="00000000" w14:paraId="000003FB">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pedido queda registrado en el sistema y es enviado al mesero.</w:t>
            </w:r>
          </w:p>
        </w:tc>
      </w:tr>
      <w:tr>
        <w:trPr>
          <w:cantSplit w:val="0"/>
          <w:trHeight w:val="420" w:hRule="atLeast"/>
          <w:tblHeader w:val="0"/>
        </w:trPr>
        <w:tc>
          <w:tcPr>
            <w:vMerge w:val="restart"/>
            <w:shd w:fill="fff2cc" w:val="clear"/>
            <w:tcMar>
              <w:top w:w="100.0" w:type="dxa"/>
              <w:left w:w="100.0" w:type="dxa"/>
              <w:bottom w:w="100.0" w:type="dxa"/>
              <w:right w:w="100.0" w:type="dxa"/>
            </w:tcMar>
          </w:tcPr>
          <w:p w:rsidR="00000000" w:rsidDel="00000000" w:rsidP="00000000" w:rsidRDefault="00000000" w:rsidRPr="00000000" w14:paraId="000003FE">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Secuencia Normal</w:t>
            </w:r>
          </w:p>
        </w:tc>
        <w:tc>
          <w:tcPr>
            <w:shd w:fill="d9ead3" w:val="clear"/>
            <w:tcMar>
              <w:top w:w="100.0" w:type="dxa"/>
              <w:left w:w="100.0" w:type="dxa"/>
              <w:bottom w:w="100.0" w:type="dxa"/>
              <w:right w:w="100.0" w:type="dxa"/>
            </w:tcMar>
          </w:tcPr>
          <w:p w:rsidR="00000000" w:rsidDel="00000000" w:rsidP="00000000" w:rsidRDefault="00000000" w:rsidRPr="00000000" w14:paraId="000003FF">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tc>
        <w:tc>
          <w:tcPr>
            <w:shd w:fill="d9ead3" w:val="clear"/>
            <w:tcMar>
              <w:top w:w="100.0" w:type="dxa"/>
              <w:left w:w="100.0" w:type="dxa"/>
              <w:bottom w:w="100.0" w:type="dxa"/>
              <w:right w:w="100.0" w:type="dxa"/>
            </w:tcMar>
          </w:tcPr>
          <w:p w:rsidR="00000000" w:rsidDel="00000000" w:rsidP="00000000" w:rsidRDefault="00000000" w:rsidRPr="00000000" w14:paraId="00000400">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Acción (actor)</w:t>
            </w:r>
          </w:p>
        </w:tc>
        <w:tc>
          <w:tcPr>
            <w:shd w:fill="d9ead3" w:val="clear"/>
            <w:tcMar>
              <w:top w:w="100.0" w:type="dxa"/>
              <w:left w:w="100.0" w:type="dxa"/>
              <w:bottom w:w="100.0" w:type="dxa"/>
              <w:right w:w="100.0" w:type="dxa"/>
            </w:tcMar>
          </w:tcPr>
          <w:p w:rsidR="00000000" w:rsidDel="00000000" w:rsidP="00000000" w:rsidRDefault="00000000" w:rsidRPr="00000000" w14:paraId="00000401">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Reacción (sistema)</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03">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404">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abre el menú digital desde su celular.</w:t>
            </w:r>
          </w:p>
        </w:tc>
        <w:tc>
          <w:tcPr>
            <w:tcMar>
              <w:top w:w="100.0" w:type="dxa"/>
              <w:left w:w="100.0" w:type="dxa"/>
              <w:bottom w:w="100.0" w:type="dxa"/>
              <w:right w:w="100.0" w:type="dxa"/>
            </w:tcMar>
          </w:tcPr>
          <w:p w:rsidR="00000000" w:rsidDel="00000000" w:rsidP="00000000" w:rsidRDefault="00000000" w:rsidRPr="00000000" w14:paraId="00000405">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muestra las opciones disponibles.</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07">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408">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selecciona los platos y confirma.</w:t>
            </w:r>
          </w:p>
        </w:tc>
        <w:tc>
          <w:tcPr>
            <w:tcMar>
              <w:top w:w="100.0" w:type="dxa"/>
              <w:left w:w="100.0" w:type="dxa"/>
              <w:bottom w:w="100.0" w:type="dxa"/>
              <w:right w:w="100.0" w:type="dxa"/>
            </w:tcMar>
          </w:tcPr>
          <w:p w:rsidR="00000000" w:rsidDel="00000000" w:rsidP="00000000" w:rsidRDefault="00000000" w:rsidRPr="00000000" w14:paraId="00000409">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valida disponibilidad en inventario.</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0B">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Mar>
              <w:top w:w="100.0" w:type="dxa"/>
              <w:left w:w="100.0" w:type="dxa"/>
              <w:bottom w:w="100.0" w:type="dxa"/>
              <w:right w:w="100.0" w:type="dxa"/>
            </w:tcMar>
          </w:tcPr>
          <w:p w:rsidR="00000000" w:rsidDel="00000000" w:rsidP="00000000" w:rsidRDefault="00000000" w:rsidRPr="00000000" w14:paraId="0000040C">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ingresa sus datos y confirma el pedido.</w:t>
            </w:r>
          </w:p>
        </w:tc>
        <w:tc>
          <w:tcPr>
            <w:tcMar>
              <w:top w:w="100.0" w:type="dxa"/>
              <w:left w:w="100.0" w:type="dxa"/>
              <w:bottom w:w="100.0" w:type="dxa"/>
              <w:right w:w="100.0" w:type="dxa"/>
            </w:tcMar>
          </w:tcPr>
          <w:p w:rsidR="00000000" w:rsidDel="00000000" w:rsidP="00000000" w:rsidRDefault="00000000" w:rsidRPr="00000000" w14:paraId="0000040D">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guarda el pedido en la base de datos.</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0F">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tcMar>
              <w:top w:w="100.0" w:type="dxa"/>
              <w:left w:w="100.0" w:type="dxa"/>
              <w:bottom w:w="100.0" w:type="dxa"/>
              <w:right w:w="100.0" w:type="dxa"/>
            </w:tcMar>
          </w:tcPr>
          <w:p w:rsidR="00000000" w:rsidDel="00000000" w:rsidP="00000000" w:rsidRDefault="00000000" w:rsidRPr="00000000" w14:paraId="0000041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finaliza la orden.</w:t>
            </w:r>
          </w:p>
        </w:tc>
        <w:tc>
          <w:tcPr>
            <w:tcMar>
              <w:top w:w="100.0" w:type="dxa"/>
              <w:left w:w="100.0" w:type="dxa"/>
              <w:bottom w:w="100.0" w:type="dxa"/>
              <w:right w:w="100.0" w:type="dxa"/>
            </w:tcMar>
          </w:tcPr>
          <w:p w:rsidR="00000000" w:rsidDel="00000000" w:rsidP="00000000" w:rsidRDefault="00000000" w:rsidRPr="00000000" w14:paraId="00000411">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notifica al mesero y al cliente que un pedido fue recibido.</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412">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Excepciones</w:t>
            </w:r>
          </w:p>
        </w:tc>
        <w:tc>
          <w:tcPr>
            <w:shd w:fill="d9ead3" w:val="clear"/>
            <w:tcMar>
              <w:top w:w="100.0" w:type="dxa"/>
              <w:left w:w="100.0" w:type="dxa"/>
              <w:bottom w:w="100.0" w:type="dxa"/>
              <w:right w:w="100.0" w:type="dxa"/>
            </w:tcMar>
          </w:tcPr>
          <w:p w:rsidR="00000000" w:rsidDel="00000000" w:rsidP="00000000" w:rsidRDefault="00000000" w:rsidRPr="00000000" w14:paraId="00000413">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shd w:fill="d9ead3" w:val="clear"/>
            <w:tcMar>
              <w:top w:w="100.0" w:type="dxa"/>
              <w:left w:w="100.0" w:type="dxa"/>
              <w:bottom w:w="100.0" w:type="dxa"/>
              <w:right w:w="100.0" w:type="dxa"/>
            </w:tcMar>
          </w:tcPr>
          <w:p w:rsidR="00000000" w:rsidDel="00000000" w:rsidP="00000000" w:rsidRDefault="00000000" w:rsidRPr="00000000" w14:paraId="00000414">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Acción (actor)</w:t>
            </w:r>
          </w:p>
        </w:tc>
        <w:tc>
          <w:tcPr>
            <w:shd w:fill="d9ead3" w:val="clear"/>
            <w:tcMar>
              <w:top w:w="100.0" w:type="dxa"/>
              <w:left w:w="100.0" w:type="dxa"/>
              <w:bottom w:w="100.0" w:type="dxa"/>
              <w:right w:w="100.0" w:type="dxa"/>
            </w:tcMar>
          </w:tcPr>
          <w:p w:rsidR="00000000" w:rsidDel="00000000" w:rsidP="00000000" w:rsidRDefault="00000000" w:rsidRPr="00000000" w14:paraId="00000415">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Reacción (sistema)</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416">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17">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418">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un plato no está disponible.</w:t>
            </w:r>
          </w:p>
        </w:tc>
        <w:tc>
          <w:tcPr>
            <w:tcMar>
              <w:top w:w="100.0" w:type="dxa"/>
              <w:left w:w="100.0" w:type="dxa"/>
              <w:bottom w:w="100.0" w:type="dxa"/>
              <w:right w:w="100.0" w:type="dxa"/>
            </w:tcMar>
          </w:tcPr>
          <w:p w:rsidR="00000000" w:rsidDel="00000000" w:rsidP="00000000" w:rsidRDefault="00000000" w:rsidRPr="00000000" w14:paraId="00000419">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muestra: este plato está agotado.</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41A">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1B">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41C">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no hay conexión a internet.</w:t>
            </w:r>
          </w:p>
        </w:tc>
        <w:tc>
          <w:tcPr>
            <w:tcMar>
              <w:top w:w="100.0" w:type="dxa"/>
              <w:left w:w="100.0" w:type="dxa"/>
              <w:bottom w:w="100.0" w:type="dxa"/>
              <w:right w:w="100.0" w:type="dxa"/>
            </w:tcMar>
          </w:tcPr>
          <w:p w:rsidR="00000000" w:rsidDel="00000000" w:rsidP="00000000" w:rsidRDefault="00000000" w:rsidRPr="00000000" w14:paraId="0000041D">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muestra: no es posible registrar el pedido en este momento debido a un fallo de conexión.</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41E">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1F">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Mar>
              <w:top w:w="100.0" w:type="dxa"/>
              <w:left w:w="100.0" w:type="dxa"/>
              <w:bottom w:w="100.0" w:type="dxa"/>
              <w:right w:w="100.0" w:type="dxa"/>
            </w:tcMar>
          </w:tcPr>
          <w:p w:rsidR="00000000" w:rsidDel="00000000" w:rsidP="00000000" w:rsidRDefault="00000000" w:rsidRPr="00000000" w14:paraId="00000420">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los datos ingresados por el cliente están incompletos o tienen errores.</w:t>
            </w:r>
          </w:p>
        </w:tc>
        <w:tc>
          <w:tcPr>
            <w:tcMar>
              <w:top w:w="100.0" w:type="dxa"/>
              <w:left w:w="100.0" w:type="dxa"/>
              <w:bottom w:w="100.0" w:type="dxa"/>
              <w:right w:w="100.0" w:type="dxa"/>
            </w:tcMar>
          </w:tcPr>
          <w:p w:rsidR="00000000" w:rsidDel="00000000" w:rsidP="00000000" w:rsidRDefault="00000000" w:rsidRPr="00000000" w14:paraId="00000421">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muestra: Datos inválidos o incompletos. Por favor verifique la información.</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422">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23">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tcMar>
              <w:top w:w="100.0" w:type="dxa"/>
              <w:left w:w="100.0" w:type="dxa"/>
              <w:bottom w:w="100.0" w:type="dxa"/>
              <w:right w:w="100.0" w:type="dxa"/>
            </w:tcMar>
          </w:tcPr>
          <w:p w:rsidR="00000000" w:rsidDel="00000000" w:rsidP="00000000" w:rsidRDefault="00000000" w:rsidRPr="00000000" w14:paraId="00000424">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ocurre un error al intentar enviar la notificación del pedido.</w:t>
            </w:r>
          </w:p>
        </w:tc>
        <w:tc>
          <w:tcPr>
            <w:tcMar>
              <w:top w:w="100.0" w:type="dxa"/>
              <w:left w:w="100.0" w:type="dxa"/>
              <w:bottom w:w="100.0" w:type="dxa"/>
              <w:right w:w="100.0" w:type="dxa"/>
            </w:tcMar>
          </w:tcPr>
          <w:p w:rsidR="00000000" w:rsidDel="00000000" w:rsidP="00000000" w:rsidRDefault="00000000" w:rsidRPr="00000000" w14:paraId="00000425">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muestra: No se pudo enviar la notificación. Intente nuevamente.</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426">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Rendimiento</w:t>
            </w:r>
          </w:p>
        </w:tc>
        <w:tc>
          <w:tcPr>
            <w:gridSpan w:val="3"/>
            <w:tcMar>
              <w:top w:w="100.0" w:type="dxa"/>
              <w:left w:w="100.0" w:type="dxa"/>
              <w:bottom w:w="100.0" w:type="dxa"/>
              <w:right w:w="100.0" w:type="dxa"/>
            </w:tcMar>
          </w:tcPr>
          <w:p w:rsidR="00000000" w:rsidDel="00000000" w:rsidP="00000000" w:rsidRDefault="00000000" w:rsidRPr="00000000" w14:paraId="00000427">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pedido debe registrarse en menos de 3 segundos</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42A">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Frecuencia</w:t>
            </w:r>
          </w:p>
        </w:tc>
        <w:tc>
          <w:tcPr>
            <w:gridSpan w:val="3"/>
            <w:tcMar>
              <w:top w:w="100.0" w:type="dxa"/>
              <w:left w:w="100.0" w:type="dxa"/>
              <w:bottom w:w="100.0" w:type="dxa"/>
              <w:right w:w="100.0" w:type="dxa"/>
            </w:tcMar>
          </w:tcPr>
          <w:p w:rsidR="00000000" w:rsidDel="00000000" w:rsidP="00000000" w:rsidRDefault="00000000" w:rsidRPr="00000000" w14:paraId="0000042B">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Varias veces al día.</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42E">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Importancia</w:t>
            </w:r>
          </w:p>
        </w:tc>
        <w:tc>
          <w:tcPr>
            <w:gridSpan w:val="3"/>
            <w:tcMar>
              <w:top w:w="100.0" w:type="dxa"/>
              <w:left w:w="100.0" w:type="dxa"/>
              <w:bottom w:w="100.0" w:type="dxa"/>
              <w:right w:w="100.0" w:type="dxa"/>
            </w:tcMar>
          </w:tcPr>
          <w:p w:rsidR="00000000" w:rsidDel="00000000" w:rsidP="00000000" w:rsidRDefault="00000000" w:rsidRPr="00000000" w14:paraId="0000042F">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Vital.</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432">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Urgencia</w:t>
            </w:r>
          </w:p>
        </w:tc>
        <w:tc>
          <w:tcPr>
            <w:gridSpan w:val="3"/>
            <w:tcMar>
              <w:top w:w="100.0" w:type="dxa"/>
              <w:left w:w="100.0" w:type="dxa"/>
              <w:bottom w:w="100.0" w:type="dxa"/>
              <w:right w:w="100.0" w:type="dxa"/>
            </w:tcMar>
          </w:tcPr>
          <w:p w:rsidR="00000000" w:rsidDel="00000000" w:rsidP="00000000" w:rsidRDefault="00000000" w:rsidRPr="00000000" w14:paraId="00000433">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Inmediata.</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436">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Comentarios</w:t>
            </w:r>
          </w:p>
        </w:tc>
        <w:tc>
          <w:tcPr>
            <w:gridSpan w:val="3"/>
            <w:tcMar>
              <w:top w:w="100.0" w:type="dxa"/>
              <w:left w:w="100.0" w:type="dxa"/>
              <w:bottom w:w="100.0" w:type="dxa"/>
              <w:right w:w="100.0" w:type="dxa"/>
            </w:tcMar>
          </w:tcPr>
          <w:p w:rsidR="00000000" w:rsidDel="00000000" w:rsidP="00000000" w:rsidRDefault="00000000" w:rsidRPr="00000000" w14:paraId="00000437">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Ninguno</w:t>
            </w:r>
          </w:p>
        </w:tc>
      </w:tr>
    </w:tbl>
    <w:p w:rsidR="00000000" w:rsidDel="00000000" w:rsidP="00000000" w:rsidRDefault="00000000" w:rsidRPr="00000000" w14:paraId="0000043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3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3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3D">
      <w:pPr>
        <w:rPr>
          <w:rFonts w:ascii="Calibri" w:cs="Calibri" w:eastAsia="Calibri" w:hAnsi="Calibri"/>
          <w:sz w:val="24"/>
          <w:szCs w:val="24"/>
        </w:rPr>
      </w:pPr>
      <w:r w:rsidDel="00000000" w:rsidR="00000000" w:rsidRPr="00000000">
        <w:rPr>
          <w:rtl w:val="0"/>
        </w:rPr>
      </w:r>
    </w:p>
    <w:tbl>
      <w:tblPr>
        <w:tblStyle w:val="Table41"/>
        <w:tblW w:w="11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450"/>
        <w:gridCol w:w="4200"/>
        <w:gridCol w:w="4680"/>
        <w:tblGridChange w:id="0">
          <w:tblGrid>
            <w:gridCol w:w="1770"/>
            <w:gridCol w:w="450"/>
            <w:gridCol w:w="4200"/>
            <w:gridCol w:w="4680"/>
          </w:tblGrid>
        </w:tblGridChange>
      </w:tblGrid>
      <w:tr>
        <w:trPr>
          <w:cantSplit w:val="0"/>
          <w:trHeight w:val="420" w:hRule="atLeast"/>
          <w:tblHeader w:val="0"/>
        </w:trPr>
        <w:tc>
          <w:tcPr>
            <w:shd w:fill="a4c2f4" w:val="clear"/>
            <w:tcMar>
              <w:top w:w="100.0" w:type="dxa"/>
              <w:left w:w="100.0" w:type="dxa"/>
              <w:bottom w:w="100.0" w:type="dxa"/>
              <w:right w:w="100.0" w:type="dxa"/>
            </w:tcMar>
          </w:tcPr>
          <w:p w:rsidR="00000000" w:rsidDel="00000000" w:rsidP="00000000" w:rsidRDefault="00000000" w:rsidRPr="00000000" w14:paraId="0000043E">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Registrar pedidos de meseros</w:t>
            </w:r>
          </w:p>
        </w:tc>
        <w:tc>
          <w:tcPr>
            <w:gridSpan w:val="3"/>
            <w:shd w:fill="a4c2f4" w:val="clear"/>
            <w:tcMar>
              <w:top w:w="100.0" w:type="dxa"/>
              <w:left w:w="100.0" w:type="dxa"/>
              <w:bottom w:w="100.0" w:type="dxa"/>
              <w:right w:w="100.0" w:type="dxa"/>
            </w:tcMar>
          </w:tcPr>
          <w:p w:rsidR="00000000" w:rsidDel="00000000" w:rsidP="00000000" w:rsidRDefault="00000000" w:rsidRPr="00000000" w14:paraId="0000043F">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CU06</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442">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w:t>
            </w:r>
          </w:p>
        </w:tc>
        <w:tc>
          <w:tcPr>
            <w:gridSpan w:val="3"/>
            <w:tcMar>
              <w:top w:w="100.0" w:type="dxa"/>
              <w:left w:w="100.0" w:type="dxa"/>
              <w:bottom w:w="100.0" w:type="dxa"/>
              <w:right w:w="100.0" w:type="dxa"/>
            </w:tcMar>
          </w:tcPr>
          <w:p w:rsidR="00000000" w:rsidDel="00000000" w:rsidP="00000000" w:rsidRDefault="00000000" w:rsidRPr="00000000" w14:paraId="00000443">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meseros podrán ingresar pedidos de los clientes.</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446">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Actores</w:t>
            </w:r>
          </w:p>
        </w:tc>
        <w:tc>
          <w:tcPr>
            <w:gridSpan w:val="3"/>
            <w:tcMar>
              <w:top w:w="100.0" w:type="dxa"/>
              <w:left w:w="100.0" w:type="dxa"/>
              <w:bottom w:w="100.0" w:type="dxa"/>
              <w:right w:w="100.0" w:type="dxa"/>
            </w:tcMar>
          </w:tcPr>
          <w:p w:rsidR="00000000" w:rsidDel="00000000" w:rsidP="00000000" w:rsidRDefault="00000000" w:rsidRPr="00000000" w14:paraId="00000447">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Mesero</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44A">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w:t>
            </w:r>
          </w:p>
          <w:p w:rsidR="00000000" w:rsidDel="00000000" w:rsidP="00000000" w:rsidRDefault="00000000" w:rsidRPr="00000000" w14:paraId="0000044B">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condiciones</w:t>
            </w:r>
          </w:p>
        </w:tc>
        <w:tc>
          <w:tcPr>
            <w:gridSpan w:val="3"/>
            <w:tcMar>
              <w:top w:w="100.0" w:type="dxa"/>
              <w:left w:w="100.0" w:type="dxa"/>
              <w:bottom w:w="100.0" w:type="dxa"/>
              <w:right w:w="100.0" w:type="dxa"/>
            </w:tcMar>
          </w:tcPr>
          <w:p w:rsidR="00000000" w:rsidDel="00000000" w:rsidP="00000000" w:rsidRDefault="00000000" w:rsidRPr="00000000" w14:paraId="0000044C">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mesero debe estar autenticado en el sistema.</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44F">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Post condiciones</w:t>
            </w:r>
          </w:p>
        </w:tc>
        <w:tc>
          <w:tcPr>
            <w:gridSpan w:val="3"/>
            <w:tcMar>
              <w:top w:w="100.0" w:type="dxa"/>
              <w:left w:w="100.0" w:type="dxa"/>
              <w:bottom w:w="100.0" w:type="dxa"/>
              <w:right w:w="100.0" w:type="dxa"/>
            </w:tcMar>
          </w:tcPr>
          <w:p w:rsidR="00000000" w:rsidDel="00000000" w:rsidP="00000000" w:rsidRDefault="00000000" w:rsidRPr="00000000" w14:paraId="00000450">
            <w:pPr>
              <w:spacing w:after="240" w:before="240" w:line="276" w:lineRule="auto"/>
              <w:rPr>
                <w:rFonts w:ascii="Calibri" w:cs="Calibri" w:eastAsia="Calibri" w:hAnsi="Calibri"/>
                <w:sz w:val="24"/>
                <w:szCs w:val="24"/>
              </w:rPr>
            </w:pPr>
            <w:r w:rsidDel="00000000" w:rsidR="00000000" w:rsidRPr="00000000">
              <w:rPr>
                <w:rFonts w:ascii="Calibri" w:cs="Calibri" w:eastAsia="Calibri" w:hAnsi="Calibri"/>
                <w:rtl w:val="0"/>
              </w:rPr>
              <w:t xml:space="preserve">El pedido queda registrado con el identificador del mesero y se envía de forma inmediata al centro de preparación.</w:t>
            </w:r>
            <w:r w:rsidDel="00000000" w:rsidR="00000000" w:rsidRPr="00000000">
              <w:rPr>
                <w:rtl w:val="0"/>
              </w:rPr>
            </w:r>
          </w:p>
        </w:tc>
      </w:tr>
      <w:tr>
        <w:trPr>
          <w:cantSplit w:val="0"/>
          <w:trHeight w:val="420" w:hRule="atLeast"/>
          <w:tblHeader w:val="0"/>
        </w:trPr>
        <w:tc>
          <w:tcPr>
            <w:vMerge w:val="restart"/>
            <w:shd w:fill="fff2cc" w:val="clear"/>
            <w:tcMar>
              <w:top w:w="100.0" w:type="dxa"/>
              <w:left w:w="100.0" w:type="dxa"/>
              <w:bottom w:w="100.0" w:type="dxa"/>
              <w:right w:w="100.0" w:type="dxa"/>
            </w:tcMar>
          </w:tcPr>
          <w:p w:rsidR="00000000" w:rsidDel="00000000" w:rsidP="00000000" w:rsidRDefault="00000000" w:rsidRPr="00000000" w14:paraId="00000453">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Secuencia Normal</w:t>
            </w:r>
          </w:p>
        </w:tc>
        <w:tc>
          <w:tcPr>
            <w:shd w:fill="d9ead3" w:val="clear"/>
            <w:tcMar>
              <w:top w:w="100.0" w:type="dxa"/>
              <w:left w:w="100.0" w:type="dxa"/>
              <w:bottom w:w="100.0" w:type="dxa"/>
              <w:right w:w="100.0" w:type="dxa"/>
            </w:tcMar>
          </w:tcPr>
          <w:p w:rsidR="00000000" w:rsidDel="00000000" w:rsidP="00000000" w:rsidRDefault="00000000" w:rsidRPr="00000000" w14:paraId="00000454">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tc>
        <w:tc>
          <w:tcPr>
            <w:shd w:fill="d9ead3" w:val="clear"/>
            <w:tcMar>
              <w:top w:w="100.0" w:type="dxa"/>
              <w:left w:w="100.0" w:type="dxa"/>
              <w:bottom w:w="100.0" w:type="dxa"/>
              <w:right w:w="100.0" w:type="dxa"/>
            </w:tcMar>
          </w:tcPr>
          <w:p w:rsidR="00000000" w:rsidDel="00000000" w:rsidP="00000000" w:rsidRDefault="00000000" w:rsidRPr="00000000" w14:paraId="00000455">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Acción (actor)</w:t>
            </w:r>
          </w:p>
        </w:tc>
        <w:tc>
          <w:tcPr>
            <w:shd w:fill="d9ead3" w:val="clear"/>
            <w:tcMar>
              <w:top w:w="100.0" w:type="dxa"/>
              <w:left w:w="100.0" w:type="dxa"/>
              <w:bottom w:w="100.0" w:type="dxa"/>
              <w:right w:w="100.0" w:type="dxa"/>
            </w:tcMar>
          </w:tcPr>
          <w:p w:rsidR="00000000" w:rsidDel="00000000" w:rsidP="00000000" w:rsidRDefault="00000000" w:rsidRPr="00000000" w14:paraId="00000456">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Reacción (sistema)</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58">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459">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mesero accede al módulo de pedidos.</w:t>
            </w:r>
          </w:p>
        </w:tc>
        <w:tc>
          <w:tcPr>
            <w:tcMar>
              <w:top w:w="100.0" w:type="dxa"/>
              <w:left w:w="100.0" w:type="dxa"/>
              <w:bottom w:w="100.0" w:type="dxa"/>
              <w:right w:w="100.0" w:type="dxa"/>
            </w:tcMar>
          </w:tcPr>
          <w:p w:rsidR="00000000" w:rsidDel="00000000" w:rsidP="00000000" w:rsidRDefault="00000000" w:rsidRPr="00000000" w14:paraId="0000045A">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muestra la interfaz para registrar pedidos.</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5C">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45D">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mesero selecciona los platos solicitados.</w:t>
            </w:r>
          </w:p>
        </w:tc>
        <w:tc>
          <w:tcPr>
            <w:tcMar>
              <w:top w:w="100.0" w:type="dxa"/>
              <w:left w:w="100.0" w:type="dxa"/>
              <w:bottom w:w="100.0" w:type="dxa"/>
              <w:right w:w="100.0" w:type="dxa"/>
            </w:tcMar>
          </w:tcPr>
          <w:p w:rsidR="00000000" w:rsidDel="00000000" w:rsidP="00000000" w:rsidRDefault="00000000" w:rsidRPr="00000000" w14:paraId="0000045E">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valida disponibilidad de los productos.</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60">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Mar>
              <w:top w:w="100.0" w:type="dxa"/>
              <w:left w:w="100.0" w:type="dxa"/>
              <w:bottom w:w="100.0" w:type="dxa"/>
              <w:right w:w="100.0" w:type="dxa"/>
            </w:tcMar>
          </w:tcPr>
          <w:p w:rsidR="00000000" w:rsidDel="00000000" w:rsidP="00000000" w:rsidRDefault="00000000" w:rsidRPr="00000000" w14:paraId="00000461">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mesero confirma el pedido.</w:t>
            </w:r>
          </w:p>
        </w:tc>
        <w:tc>
          <w:tcPr>
            <w:tcMar>
              <w:top w:w="100.0" w:type="dxa"/>
              <w:left w:w="100.0" w:type="dxa"/>
              <w:bottom w:w="100.0" w:type="dxa"/>
              <w:right w:w="100.0" w:type="dxa"/>
            </w:tcMar>
          </w:tcPr>
          <w:p w:rsidR="00000000" w:rsidDel="00000000" w:rsidP="00000000" w:rsidRDefault="00000000" w:rsidRPr="00000000" w14:paraId="00000462">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guarda el pedido en la base de datos.</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463">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Excepciones</w:t>
            </w:r>
          </w:p>
        </w:tc>
        <w:tc>
          <w:tcPr>
            <w:shd w:fill="d9ead3" w:val="clear"/>
            <w:tcMar>
              <w:top w:w="100.0" w:type="dxa"/>
              <w:left w:w="100.0" w:type="dxa"/>
              <w:bottom w:w="100.0" w:type="dxa"/>
              <w:right w:w="100.0" w:type="dxa"/>
            </w:tcMar>
          </w:tcPr>
          <w:p w:rsidR="00000000" w:rsidDel="00000000" w:rsidP="00000000" w:rsidRDefault="00000000" w:rsidRPr="00000000" w14:paraId="00000464">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shd w:fill="d9ead3" w:val="clear"/>
            <w:tcMar>
              <w:top w:w="100.0" w:type="dxa"/>
              <w:left w:w="100.0" w:type="dxa"/>
              <w:bottom w:w="100.0" w:type="dxa"/>
              <w:right w:w="100.0" w:type="dxa"/>
            </w:tcMar>
          </w:tcPr>
          <w:p w:rsidR="00000000" w:rsidDel="00000000" w:rsidP="00000000" w:rsidRDefault="00000000" w:rsidRPr="00000000" w14:paraId="00000465">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Acción (actor) </w:t>
            </w:r>
          </w:p>
        </w:tc>
        <w:tc>
          <w:tcPr>
            <w:shd w:fill="d9ead3" w:val="clear"/>
            <w:tcMar>
              <w:top w:w="100.0" w:type="dxa"/>
              <w:left w:w="100.0" w:type="dxa"/>
              <w:bottom w:w="100.0" w:type="dxa"/>
              <w:right w:w="100.0" w:type="dxa"/>
            </w:tcMar>
          </w:tcPr>
          <w:p w:rsidR="00000000" w:rsidDel="00000000" w:rsidP="00000000" w:rsidRDefault="00000000" w:rsidRPr="00000000" w14:paraId="00000466">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Reacción (sistema)</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467">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68">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469">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el mesero accede al módulo de pedidos y se le va el internet </w:t>
            </w:r>
          </w:p>
        </w:tc>
        <w:tc>
          <w:tcPr>
            <w:tcMar>
              <w:top w:w="100.0" w:type="dxa"/>
              <w:left w:w="100.0" w:type="dxa"/>
              <w:bottom w:w="100.0" w:type="dxa"/>
              <w:right w:w="100.0" w:type="dxa"/>
            </w:tcMar>
          </w:tcPr>
          <w:p w:rsidR="00000000" w:rsidDel="00000000" w:rsidP="00000000" w:rsidRDefault="00000000" w:rsidRPr="00000000" w14:paraId="0000046A">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muestra: un error de carga</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46B">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6C">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46D">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un plato no existe en el menú.</w:t>
            </w:r>
          </w:p>
        </w:tc>
        <w:tc>
          <w:tcPr>
            <w:tcMar>
              <w:top w:w="100.0" w:type="dxa"/>
              <w:left w:w="100.0" w:type="dxa"/>
              <w:bottom w:w="100.0" w:type="dxa"/>
              <w:right w:w="100.0" w:type="dxa"/>
            </w:tcMar>
          </w:tcPr>
          <w:p w:rsidR="00000000" w:rsidDel="00000000" w:rsidP="00000000" w:rsidRDefault="00000000" w:rsidRPr="00000000" w14:paraId="0000046E">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muestra: plato no disponible.</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46F">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70">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Mar>
              <w:top w:w="100.0" w:type="dxa"/>
              <w:left w:w="100.0" w:type="dxa"/>
              <w:bottom w:w="100.0" w:type="dxa"/>
              <w:right w:w="100.0" w:type="dxa"/>
            </w:tcMar>
          </w:tcPr>
          <w:p w:rsidR="00000000" w:rsidDel="00000000" w:rsidP="00000000" w:rsidRDefault="00000000" w:rsidRPr="00000000" w14:paraId="00000471">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el pedido no se guarda.</w:t>
            </w:r>
          </w:p>
        </w:tc>
        <w:tc>
          <w:tcPr>
            <w:tcMar>
              <w:top w:w="100.0" w:type="dxa"/>
              <w:left w:w="100.0" w:type="dxa"/>
              <w:bottom w:w="100.0" w:type="dxa"/>
              <w:right w:w="100.0" w:type="dxa"/>
            </w:tcMar>
          </w:tcPr>
          <w:p w:rsidR="00000000" w:rsidDel="00000000" w:rsidP="00000000" w:rsidRDefault="00000000" w:rsidRPr="00000000" w14:paraId="00000472">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notifica: error al registrar pedido, intente nuevamente.</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473">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Rendimiento</w:t>
            </w:r>
          </w:p>
        </w:tc>
        <w:tc>
          <w:tcPr>
            <w:gridSpan w:val="3"/>
            <w:tcMar>
              <w:top w:w="100.0" w:type="dxa"/>
              <w:left w:w="100.0" w:type="dxa"/>
              <w:bottom w:w="100.0" w:type="dxa"/>
              <w:right w:w="100.0" w:type="dxa"/>
            </w:tcMar>
          </w:tcPr>
          <w:p w:rsidR="00000000" w:rsidDel="00000000" w:rsidP="00000000" w:rsidRDefault="00000000" w:rsidRPr="00000000" w14:paraId="00000474">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pedido debe registrarse en menos de 3 segundos</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477">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Frecuencia</w:t>
            </w:r>
          </w:p>
        </w:tc>
        <w:tc>
          <w:tcPr>
            <w:gridSpan w:val="3"/>
            <w:tcMar>
              <w:top w:w="100.0" w:type="dxa"/>
              <w:left w:w="100.0" w:type="dxa"/>
              <w:bottom w:w="100.0" w:type="dxa"/>
              <w:right w:w="100.0" w:type="dxa"/>
            </w:tcMar>
          </w:tcPr>
          <w:p w:rsidR="00000000" w:rsidDel="00000000" w:rsidP="00000000" w:rsidRDefault="00000000" w:rsidRPr="00000000" w14:paraId="00000478">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Varias veces al día.</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47B">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Importancia</w:t>
            </w:r>
          </w:p>
        </w:tc>
        <w:tc>
          <w:tcPr>
            <w:gridSpan w:val="3"/>
            <w:tcMar>
              <w:top w:w="100.0" w:type="dxa"/>
              <w:left w:w="100.0" w:type="dxa"/>
              <w:bottom w:w="100.0" w:type="dxa"/>
              <w:right w:w="100.0" w:type="dxa"/>
            </w:tcMar>
          </w:tcPr>
          <w:p w:rsidR="00000000" w:rsidDel="00000000" w:rsidP="00000000" w:rsidRDefault="00000000" w:rsidRPr="00000000" w14:paraId="0000047C">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Vital.</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47F">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Urgencia</w:t>
            </w:r>
          </w:p>
        </w:tc>
        <w:tc>
          <w:tcPr>
            <w:gridSpan w:val="3"/>
            <w:tcMar>
              <w:top w:w="100.0" w:type="dxa"/>
              <w:left w:w="100.0" w:type="dxa"/>
              <w:bottom w:w="100.0" w:type="dxa"/>
              <w:right w:w="100.0" w:type="dxa"/>
            </w:tcMar>
          </w:tcPr>
          <w:p w:rsidR="00000000" w:rsidDel="00000000" w:rsidP="00000000" w:rsidRDefault="00000000" w:rsidRPr="00000000" w14:paraId="00000480">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Inmediata.</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483">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Comentarios</w:t>
            </w:r>
          </w:p>
        </w:tc>
        <w:tc>
          <w:tcPr>
            <w:gridSpan w:val="3"/>
            <w:tcMar>
              <w:top w:w="100.0" w:type="dxa"/>
              <w:left w:w="100.0" w:type="dxa"/>
              <w:bottom w:w="100.0" w:type="dxa"/>
              <w:right w:w="100.0" w:type="dxa"/>
            </w:tcMar>
          </w:tcPr>
          <w:p w:rsidR="00000000" w:rsidDel="00000000" w:rsidP="00000000" w:rsidRDefault="00000000" w:rsidRPr="00000000" w14:paraId="00000484">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Ninguno</w:t>
            </w:r>
          </w:p>
        </w:tc>
      </w:tr>
    </w:tbl>
    <w:p w:rsidR="00000000" w:rsidDel="00000000" w:rsidP="00000000" w:rsidRDefault="00000000" w:rsidRPr="00000000" w14:paraId="00000487">
      <w:pPr>
        <w:pStyle w:val="Heading1"/>
        <w:spacing w:line="259" w:lineRule="auto"/>
        <w:rPr/>
      </w:pPr>
      <w:r w:rsidDel="00000000" w:rsidR="00000000" w:rsidRPr="00000000">
        <w:rPr>
          <w:rtl w:val="0"/>
        </w:rPr>
      </w:r>
    </w:p>
    <w:tbl>
      <w:tblPr>
        <w:tblStyle w:val="Table42"/>
        <w:tblW w:w="11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450"/>
        <w:gridCol w:w="4200"/>
        <w:gridCol w:w="4680"/>
        <w:tblGridChange w:id="0">
          <w:tblGrid>
            <w:gridCol w:w="1770"/>
            <w:gridCol w:w="450"/>
            <w:gridCol w:w="4200"/>
            <w:gridCol w:w="4680"/>
          </w:tblGrid>
        </w:tblGridChange>
      </w:tblGrid>
      <w:tr>
        <w:trPr>
          <w:cantSplit w:val="0"/>
          <w:trHeight w:val="420" w:hRule="atLeast"/>
          <w:tblHeader w:val="0"/>
        </w:trPr>
        <w:tc>
          <w:tcPr>
            <w:shd w:fill="a4c2f4" w:val="clear"/>
            <w:tcMar>
              <w:top w:w="100.0" w:type="dxa"/>
              <w:left w:w="100.0" w:type="dxa"/>
              <w:bottom w:w="100.0" w:type="dxa"/>
              <w:right w:w="100.0" w:type="dxa"/>
            </w:tcMar>
          </w:tcPr>
          <w:p w:rsidR="00000000" w:rsidDel="00000000" w:rsidP="00000000" w:rsidRDefault="00000000" w:rsidRPr="00000000" w14:paraId="00000488">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Gestionar pedidos a domicilio</w:t>
            </w:r>
          </w:p>
        </w:tc>
        <w:tc>
          <w:tcPr>
            <w:gridSpan w:val="3"/>
            <w:shd w:fill="a4c2f4" w:val="clear"/>
            <w:tcMar>
              <w:top w:w="100.0" w:type="dxa"/>
              <w:left w:w="100.0" w:type="dxa"/>
              <w:bottom w:w="100.0" w:type="dxa"/>
              <w:right w:w="100.0" w:type="dxa"/>
            </w:tcMar>
          </w:tcPr>
          <w:p w:rsidR="00000000" w:rsidDel="00000000" w:rsidP="00000000" w:rsidRDefault="00000000" w:rsidRPr="00000000" w14:paraId="00000489">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CU07</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48C">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w:t>
            </w:r>
          </w:p>
        </w:tc>
        <w:tc>
          <w:tcPr>
            <w:gridSpan w:val="3"/>
            <w:tcMar>
              <w:top w:w="100.0" w:type="dxa"/>
              <w:left w:w="100.0" w:type="dxa"/>
              <w:bottom w:w="100.0" w:type="dxa"/>
              <w:right w:w="100.0" w:type="dxa"/>
            </w:tcMar>
          </w:tcPr>
          <w:p w:rsidR="00000000" w:rsidDel="00000000" w:rsidP="00000000" w:rsidRDefault="00000000" w:rsidRPr="00000000" w14:paraId="0000048D">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podrá registrar, administrar y dar seguimiento a sus pedidos a domicilio.</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490">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Actores</w:t>
            </w:r>
          </w:p>
        </w:tc>
        <w:tc>
          <w:tcPr>
            <w:gridSpan w:val="3"/>
            <w:tcMar>
              <w:top w:w="100.0" w:type="dxa"/>
              <w:left w:w="100.0" w:type="dxa"/>
              <w:bottom w:w="100.0" w:type="dxa"/>
              <w:right w:w="100.0" w:type="dxa"/>
            </w:tcMar>
          </w:tcPr>
          <w:p w:rsidR="00000000" w:rsidDel="00000000" w:rsidP="00000000" w:rsidRDefault="00000000" w:rsidRPr="00000000" w14:paraId="00000491">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Cliente, mesero</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494">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w:t>
            </w:r>
          </w:p>
          <w:p w:rsidR="00000000" w:rsidDel="00000000" w:rsidP="00000000" w:rsidRDefault="00000000" w:rsidRPr="00000000" w14:paraId="00000495">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condiciones</w:t>
            </w:r>
          </w:p>
        </w:tc>
        <w:tc>
          <w:tcPr>
            <w:gridSpan w:val="3"/>
            <w:tcMar>
              <w:top w:w="100.0" w:type="dxa"/>
              <w:left w:w="100.0" w:type="dxa"/>
              <w:bottom w:w="100.0" w:type="dxa"/>
              <w:right w:w="100.0" w:type="dxa"/>
            </w:tcMar>
          </w:tcPr>
          <w:p w:rsidR="00000000" w:rsidDel="00000000" w:rsidP="00000000" w:rsidRDefault="00000000" w:rsidRPr="00000000" w14:paraId="00000496">
            <w:pPr>
              <w:spacing w:after="24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debe estar registrado, haber iniciado sesión y tener activa la geolocalización o cobertura de entrega.</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499">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Post condiciones</w:t>
            </w:r>
          </w:p>
        </w:tc>
        <w:tc>
          <w:tcPr>
            <w:gridSpan w:val="3"/>
            <w:tcMar>
              <w:top w:w="100.0" w:type="dxa"/>
              <w:left w:w="100.0" w:type="dxa"/>
              <w:bottom w:w="100.0" w:type="dxa"/>
              <w:right w:w="100.0" w:type="dxa"/>
            </w:tcMar>
          </w:tcPr>
          <w:p w:rsidR="00000000" w:rsidDel="00000000" w:rsidP="00000000" w:rsidRDefault="00000000" w:rsidRPr="00000000" w14:paraId="0000049A">
            <w:pPr>
              <w:spacing w:after="24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pedido a domicilio se registra con estado "Pendiente de Envío" y se calcula la ruta de entrega.</w:t>
            </w:r>
          </w:p>
        </w:tc>
      </w:tr>
      <w:tr>
        <w:trPr>
          <w:cantSplit w:val="0"/>
          <w:trHeight w:val="420" w:hRule="atLeast"/>
          <w:tblHeader w:val="0"/>
        </w:trPr>
        <w:tc>
          <w:tcPr>
            <w:vMerge w:val="restart"/>
            <w:shd w:fill="fff2cc" w:val="clear"/>
            <w:tcMar>
              <w:top w:w="100.0" w:type="dxa"/>
              <w:left w:w="100.0" w:type="dxa"/>
              <w:bottom w:w="100.0" w:type="dxa"/>
              <w:right w:w="100.0" w:type="dxa"/>
            </w:tcMar>
          </w:tcPr>
          <w:p w:rsidR="00000000" w:rsidDel="00000000" w:rsidP="00000000" w:rsidRDefault="00000000" w:rsidRPr="00000000" w14:paraId="0000049D">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Secuencia Normal</w:t>
            </w:r>
          </w:p>
        </w:tc>
        <w:tc>
          <w:tcPr>
            <w:shd w:fill="d9ead3" w:val="clear"/>
            <w:tcMar>
              <w:top w:w="100.0" w:type="dxa"/>
              <w:left w:w="100.0" w:type="dxa"/>
              <w:bottom w:w="100.0" w:type="dxa"/>
              <w:right w:w="100.0" w:type="dxa"/>
            </w:tcMar>
          </w:tcPr>
          <w:p w:rsidR="00000000" w:rsidDel="00000000" w:rsidP="00000000" w:rsidRDefault="00000000" w:rsidRPr="00000000" w14:paraId="0000049E">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tc>
        <w:tc>
          <w:tcPr>
            <w:shd w:fill="d9ead3" w:val="clear"/>
            <w:tcMar>
              <w:top w:w="100.0" w:type="dxa"/>
              <w:left w:w="100.0" w:type="dxa"/>
              <w:bottom w:w="100.0" w:type="dxa"/>
              <w:right w:w="100.0" w:type="dxa"/>
            </w:tcMar>
          </w:tcPr>
          <w:p w:rsidR="00000000" w:rsidDel="00000000" w:rsidP="00000000" w:rsidRDefault="00000000" w:rsidRPr="00000000" w14:paraId="0000049F">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Acción (actor)</w:t>
            </w:r>
          </w:p>
        </w:tc>
        <w:tc>
          <w:tcPr>
            <w:shd w:fill="d9ead3" w:val="clear"/>
            <w:tcMar>
              <w:top w:w="100.0" w:type="dxa"/>
              <w:left w:w="100.0" w:type="dxa"/>
              <w:bottom w:w="100.0" w:type="dxa"/>
              <w:right w:w="100.0" w:type="dxa"/>
            </w:tcMar>
          </w:tcPr>
          <w:p w:rsidR="00000000" w:rsidDel="00000000" w:rsidP="00000000" w:rsidRDefault="00000000" w:rsidRPr="00000000" w14:paraId="000004A0">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Reacción (sistema)</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A2">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4A3">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ingresa a la página web y envía un pedido desde el menú digital.</w:t>
            </w:r>
          </w:p>
        </w:tc>
        <w:tc>
          <w:tcPr>
            <w:tcMar>
              <w:top w:w="100.0" w:type="dxa"/>
              <w:left w:w="100.0" w:type="dxa"/>
              <w:bottom w:w="100.0" w:type="dxa"/>
              <w:right w:w="100.0" w:type="dxa"/>
            </w:tcMar>
          </w:tcPr>
          <w:p w:rsidR="00000000" w:rsidDel="00000000" w:rsidP="00000000" w:rsidRDefault="00000000" w:rsidRPr="00000000" w14:paraId="000004A4">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mesero recibe la notificación del nuevo pedido en el panel del sistema y lo confirma.</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A6">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4A7">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accede a su pedido en la web y solicita un cambio antes de ser preparado.</w:t>
            </w:r>
          </w:p>
        </w:tc>
        <w:tc>
          <w:tcPr>
            <w:tcMar>
              <w:top w:w="100.0" w:type="dxa"/>
              <w:left w:w="100.0" w:type="dxa"/>
              <w:bottom w:w="100.0" w:type="dxa"/>
              <w:right w:w="100.0" w:type="dxa"/>
            </w:tcMar>
          </w:tcPr>
          <w:p w:rsidR="00000000" w:rsidDel="00000000" w:rsidP="00000000" w:rsidRDefault="00000000" w:rsidRPr="00000000" w14:paraId="000004A8">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mesero recibe la solicitud de modificación y la aprueba o rechaza según disponibilidad.</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AA">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Mar>
              <w:top w:w="100.0" w:type="dxa"/>
              <w:left w:w="100.0" w:type="dxa"/>
              <w:bottom w:w="100.0" w:type="dxa"/>
              <w:right w:w="100.0" w:type="dxa"/>
            </w:tcMar>
          </w:tcPr>
          <w:p w:rsidR="00000000" w:rsidDel="00000000" w:rsidP="00000000" w:rsidRDefault="00000000" w:rsidRPr="00000000" w14:paraId="000004AB">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revisa en la página web el estado de su pedido (Confirmado / Preparación / Listo).</w:t>
            </w:r>
          </w:p>
        </w:tc>
        <w:tc>
          <w:tcPr>
            <w:tcMar>
              <w:top w:w="100.0" w:type="dxa"/>
              <w:left w:w="100.0" w:type="dxa"/>
              <w:bottom w:w="100.0" w:type="dxa"/>
              <w:right w:w="100.0" w:type="dxa"/>
            </w:tcMar>
          </w:tcPr>
          <w:p w:rsidR="00000000" w:rsidDel="00000000" w:rsidP="00000000" w:rsidRDefault="00000000" w:rsidRPr="00000000" w14:paraId="000004AC">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mesero actualiza el estado desde el panel según avance el proceso.</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AE">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tcMar>
              <w:top w:w="100.0" w:type="dxa"/>
              <w:left w:w="100.0" w:type="dxa"/>
              <w:bottom w:w="100.0" w:type="dxa"/>
              <w:right w:w="100.0" w:type="dxa"/>
            </w:tcMar>
          </w:tcPr>
          <w:p w:rsidR="00000000" w:rsidDel="00000000" w:rsidP="00000000" w:rsidRDefault="00000000" w:rsidRPr="00000000" w14:paraId="000004A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utiliza el chat o formulario de la página web para dejar una indicación especial.</w:t>
            </w:r>
          </w:p>
        </w:tc>
        <w:tc>
          <w:tcPr>
            <w:tcMar>
              <w:top w:w="100.0" w:type="dxa"/>
              <w:left w:w="100.0" w:type="dxa"/>
              <w:bottom w:w="100.0" w:type="dxa"/>
              <w:right w:w="100.0" w:type="dxa"/>
            </w:tcMar>
          </w:tcPr>
          <w:p w:rsidR="00000000" w:rsidDel="00000000" w:rsidP="00000000" w:rsidRDefault="00000000" w:rsidRPr="00000000" w14:paraId="000004B0">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mesero recibe el mensaje en el sistema y lo revisa antes de enviar el pedido a cocina.</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B2">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tcMar>
              <w:top w:w="100.0" w:type="dxa"/>
              <w:left w:w="100.0" w:type="dxa"/>
              <w:bottom w:w="100.0" w:type="dxa"/>
              <w:right w:w="100.0" w:type="dxa"/>
            </w:tcMar>
          </w:tcPr>
          <w:p w:rsidR="00000000" w:rsidDel="00000000" w:rsidP="00000000" w:rsidRDefault="00000000" w:rsidRPr="00000000" w14:paraId="000004B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solicita cancelar el pedido desde la opción “Cancelar Pedido”.</w:t>
            </w:r>
          </w:p>
        </w:tc>
        <w:tc>
          <w:tcPr>
            <w:tcMar>
              <w:top w:w="100.0" w:type="dxa"/>
              <w:left w:w="100.0" w:type="dxa"/>
              <w:bottom w:w="100.0" w:type="dxa"/>
              <w:right w:w="100.0" w:type="dxa"/>
            </w:tcMar>
          </w:tcPr>
          <w:p w:rsidR="00000000" w:rsidDel="00000000" w:rsidP="00000000" w:rsidRDefault="00000000" w:rsidRPr="00000000" w14:paraId="000004B4">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mesero recibe la solicitud en su panel y confirma la cancelación si el pedido aún no ha sido preparado.</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4B5">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Excepciones</w:t>
            </w:r>
          </w:p>
        </w:tc>
        <w:tc>
          <w:tcPr>
            <w:shd w:fill="d9ead3" w:val="clear"/>
            <w:tcMar>
              <w:top w:w="100.0" w:type="dxa"/>
              <w:left w:w="100.0" w:type="dxa"/>
              <w:bottom w:w="100.0" w:type="dxa"/>
              <w:right w:w="100.0" w:type="dxa"/>
            </w:tcMar>
          </w:tcPr>
          <w:p w:rsidR="00000000" w:rsidDel="00000000" w:rsidP="00000000" w:rsidRDefault="00000000" w:rsidRPr="00000000" w14:paraId="000004B6">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shd w:fill="d9ead3" w:val="clear"/>
            <w:tcMar>
              <w:top w:w="100.0" w:type="dxa"/>
              <w:left w:w="100.0" w:type="dxa"/>
              <w:bottom w:w="100.0" w:type="dxa"/>
              <w:right w:w="100.0" w:type="dxa"/>
            </w:tcMar>
          </w:tcPr>
          <w:p w:rsidR="00000000" w:rsidDel="00000000" w:rsidP="00000000" w:rsidRDefault="00000000" w:rsidRPr="00000000" w14:paraId="000004B7">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Acción (actor)</w:t>
            </w:r>
          </w:p>
        </w:tc>
        <w:tc>
          <w:tcPr>
            <w:shd w:fill="d9ead3" w:val="clear"/>
            <w:tcMar>
              <w:top w:w="100.0" w:type="dxa"/>
              <w:left w:w="100.0" w:type="dxa"/>
              <w:bottom w:w="100.0" w:type="dxa"/>
              <w:right w:w="100.0" w:type="dxa"/>
            </w:tcMar>
          </w:tcPr>
          <w:p w:rsidR="00000000" w:rsidDel="00000000" w:rsidP="00000000" w:rsidRDefault="00000000" w:rsidRPr="00000000" w14:paraId="000004B8">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Reacción (sistema)</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4B9">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BA">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4BB">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envía el pedido pero la conexión falla.</w:t>
            </w:r>
          </w:p>
        </w:tc>
        <w:tc>
          <w:tcPr>
            <w:tcMar>
              <w:top w:w="100.0" w:type="dxa"/>
              <w:left w:w="100.0" w:type="dxa"/>
              <w:bottom w:w="100.0" w:type="dxa"/>
              <w:right w:w="100.0" w:type="dxa"/>
            </w:tcMar>
          </w:tcPr>
          <w:p w:rsidR="00000000" w:rsidDel="00000000" w:rsidP="00000000" w:rsidRDefault="00000000" w:rsidRPr="00000000" w14:paraId="000004BC">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mesero no recibe el pedido y el sistema muestra alerta de pedido incompleto.</w:t>
            </w:r>
          </w:p>
        </w:tc>
      </w:tr>
      <w:tr>
        <w:trPr>
          <w:cantSplit w:val="0"/>
          <w:trHeight w:val="867"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4BD">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BE">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4BF">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intenta modificar el pedido cuando ya está en preparación.</w:t>
            </w:r>
          </w:p>
        </w:tc>
        <w:tc>
          <w:tcPr>
            <w:tcMar>
              <w:top w:w="100.0" w:type="dxa"/>
              <w:left w:w="100.0" w:type="dxa"/>
              <w:bottom w:w="100.0" w:type="dxa"/>
              <w:right w:w="100.0" w:type="dxa"/>
            </w:tcMar>
          </w:tcPr>
          <w:p w:rsidR="00000000" w:rsidDel="00000000" w:rsidP="00000000" w:rsidRDefault="00000000" w:rsidRPr="00000000" w14:paraId="000004C0">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El sistema notifica al mesero, quien informa por el sistema que no es posible modificarlo.</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4C1">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C2">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Mar>
              <w:top w:w="100.0" w:type="dxa"/>
              <w:left w:w="100.0" w:type="dxa"/>
              <w:bottom w:w="100.0" w:type="dxa"/>
              <w:right w:w="100.0" w:type="dxa"/>
            </w:tcMar>
          </w:tcPr>
          <w:p w:rsidR="00000000" w:rsidDel="00000000" w:rsidP="00000000" w:rsidRDefault="00000000" w:rsidRPr="00000000" w14:paraId="000004C3">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intenta consultar el estado, pero el pedido no aparece en su historial.</w:t>
            </w:r>
          </w:p>
        </w:tc>
        <w:tc>
          <w:tcPr>
            <w:tcMar>
              <w:top w:w="100.0" w:type="dxa"/>
              <w:left w:w="100.0" w:type="dxa"/>
              <w:bottom w:w="100.0" w:type="dxa"/>
              <w:right w:w="100.0" w:type="dxa"/>
            </w:tcMar>
          </w:tcPr>
          <w:p w:rsidR="00000000" w:rsidDel="00000000" w:rsidP="00000000" w:rsidRDefault="00000000" w:rsidRPr="00000000" w14:paraId="000004C4">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El mesero verifica el sistema y marca el pedido como “error de registro”, para corrección manual.</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4C5">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C6">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tcMar>
              <w:top w:w="100.0" w:type="dxa"/>
              <w:left w:w="100.0" w:type="dxa"/>
              <w:bottom w:w="100.0" w:type="dxa"/>
              <w:right w:w="100.0" w:type="dxa"/>
            </w:tcMar>
          </w:tcPr>
          <w:p w:rsidR="00000000" w:rsidDel="00000000" w:rsidP="00000000" w:rsidRDefault="00000000" w:rsidRPr="00000000" w14:paraId="000004C7">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envía el mensaje, pero este no llega por un fallo de red.</w:t>
            </w:r>
          </w:p>
        </w:tc>
        <w:tc>
          <w:tcPr>
            <w:tcMar>
              <w:top w:w="100.0" w:type="dxa"/>
              <w:left w:w="100.0" w:type="dxa"/>
              <w:bottom w:w="100.0" w:type="dxa"/>
              <w:right w:w="100.0" w:type="dxa"/>
            </w:tcMar>
          </w:tcPr>
          <w:p w:rsidR="00000000" w:rsidDel="00000000" w:rsidP="00000000" w:rsidRDefault="00000000" w:rsidRPr="00000000" w14:paraId="000004C8">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El mesero no recibe la indicación y el sistema muestra advertencia de “mensaje no entregado”.</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4C9">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CA">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tcMar>
              <w:top w:w="100.0" w:type="dxa"/>
              <w:left w:w="100.0" w:type="dxa"/>
              <w:bottom w:w="100.0" w:type="dxa"/>
              <w:right w:w="100.0" w:type="dxa"/>
            </w:tcMar>
          </w:tcPr>
          <w:p w:rsidR="00000000" w:rsidDel="00000000" w:rsidP="00000000" w:rsidRDefault="00000000" w:rsidRPr="00000000" w14:paraId="000004CB">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intenta cancelar cuando el pedido ya está listo.</w:t>
            </w:r>
          </w:p>
        </w:tc>
        <w:tc>
          <w:tcPr>
            <w:tcMar>
              <w:top w:w="100.0" w:type="dxa"/>
              <w:left w:w="100.0" w:type="dxa"/>
              <w:bottom w:w="100.0" w:type="dxa"/>
              <w:right w:w="100.0" w:type="dxa"/>
            </w:tcMar>
          </w:tcPr>
          <w:p w:rsidR="00000000" w:rsidDel="00000000" w:rsidP="00000000" w:rsidRDefault="00000000" w:rsidRPr="00000000" w14:paraId="000004CC">
            <w:pPr>
              <w:widowControl w:val="0"/>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mesero recibe la solicitud fuera de tiempo y el sistema rechaza la cancelación automáticamente.</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4CD">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Rendimiento</w:t>
            </w:r>
          </w:p>
        </w:tc>
        <w:tc>
          <w:tcPr>
            <w:gridSpan w:val="3"/>
            <w:tcMar>
              <w:top w:w="100.0" w:type="dxa"/>
              <w:left w:w="100.0" w:type="dxa"/>
              <w:bottom w:w="100.0" w:type="dxa"/>
              <w:right w:w="100.0" w:type="dxa"/>
            </w:tcMar>
          </w:tcPr>
          <w:p w:rsidR="00000000" w:rsidDel="00000000" w:rsidP="00000000" w:rsidRDefault="00000000" w:rsidRPr="00000000" w14:paraId="000004CE">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pedido debe registrarse en menos de 5 segundos.</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4D1">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Frecuencia</w:t>
            </w:r>
          </w:p>
        </w:tc>
        <w:tc>
          <w:tcPr>
            <w:gridSpan w:val="3"/>
            <w:tcMar>
              <w:top w:w="100.0" w:type="dxa"/>
              <w:left w:w="100.0" w:type="dxa"/>
              <w:bottom w:w="100.0" w:type="dxa"/>
              <w:right w:w="100.0" w:type="dxa"/>
            </w:tcMar>
          </w:tcPr>
          <w:p w:rsidR="00000000" w:rsidDel="00000000" w:rsidP="00000000" w:rsidRDefault="00000000" w:rsidRPr="00000000" w14:paraId="000004D2">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Varias veces al día dependiendo del flujo de clientes.</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4D5">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Importancia</w:t>
            </w:r>
          </w:p>
        </w:tc>
        <w:tc>
          <w:tcPr>
            <w:gridSpan w:val="3"/>
            <w:tcMar>
              <w:top w:w="100.0" w:type="dxa"/>
              <w:left w:w="100.0" w:type="dxa"/>
              <w:bottom w:w="100.0" w:type="dxa"/>
              <w:right w:w="100.0" w:type="dxa"/>
            </w:tcMar>
          </w:tcPr>
          <w:p w:rsidR="00000000" w:rsidDel="00000000" w:rsidP="00000000" w:rsidRDefault="00000000" w:rsidRPr="00000000" w14:paraId="000004D6">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Importante.</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4D9">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Urgencia</w:t>
            </w:r>
          </w:p>
        </w:tc>
        <w:tc>
          <w:tcPr>
            <w:gridSpan w:val="3"/>
            <w:tcMar>
              <w:top w:w="100.0" w:type="dxa"/>
              <w:left w:w="100.0" w:type="dxa"/>
              <w:bottom w:w="100.0" w:type="dxa"/>
              <w:right w:w="100.0" w:type="dxa"/>
            </w:tcMar>
          </w:tcPr>
          <w:p w:rsidR="00000000" w:rsidDel="00000000" w:rsidP="00000000" w:rsidRDefault="00000000" w:rsidRPr="00000000" w14:paraId="000004DA">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Inmediata.</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4DD">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Comentarios</w:t>
            </w:r>
          </w:p>
        </w:tc>
        <w:tc>
          <w:tcPr>
            <w:gridSpan w:val="3"/>
            <w:tcMar>
              <w:top w:w="100.0" w:type="dxa"/>
              <w:left w:w="100.0" w:type="dxa"/>
              <w:bottom w:w="100.0" w:type="dxa"/>
              <w:right w:w="100.0" w:type="dxa"/>
            </w:tcMar>
          </w:tcPr>
          <w:p w:rsidR="00000000" w:rsidDel="00000000" w:rsidP="00000000" w:rsidRDefault="00000000" w:rsidRPr="00000000" w14:paraId="000004DE">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Ninguno.</w:t>
            </w:r>
          </w:p>
        </w:tc>
      </w:tr>
    </w:tbl>
    <w:p w:rsidR="00000000" w:rsidDel="00000000" w:rsidP="00000000" w:rsidRDefault="00000000" w:rsidRPr="00000000" w14:paraId="000004E1">
      <w:pPr>
        <w:rPr>
          <w:rFonts w:ascii="Calibri" w:cs="Calibri" w:eastAsia="Calibri" w:hAnsi="Calibri"/>
          <w:sz w:val="24"/>
          <w:szCs w:val="24"/>
        </w:rPr>
      </w:pPr>
      <w:r w:rsidDel="00000000" w:rsidR="00000000" w:rsidRPr="00000000">
        <w:rPr>
          <w:rtl w:val="0"/>
        </w:rPr>
      </w:r>
    </w:p>
    <w:tbl>
      <w:tblPr>
        <w:tblStyle w:val="Table43"/>
        <w:tblW w:w="11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450"/>
        <w:gridCol w:w="4200"/>
        <w:gridCol w:w="4680"/>
        <w:tblGridChange w:id="0">
          <w:tblGrid>
            <w:gridCol w:w="1770"/>
            <w:gridCol w:w="450"/>
            <w:gridCol w:w="4200"/>
            <w:gridCol w:w="4680"/>
          </w:tblGrid>
        </w:tblGridChange>
      </w:tblGrid>
      <w:tr>
        <w:trPr>
          <w:cantSplit w:val="0"/>
          <w:trHeight w:val="420" w:hRule="atLeast"/>
          <w:tblHeader w:val="0"/>
        </w:trPr>
        <w:tc>
          <w:tcPr>
            <w:shd w:fill="a4c2f4" w:val="clear"/>
            <w:tcMar>
              <w:top w:w="100.0" w:type="dxa"/>
              <w:left w:w="100.0" w:type="dxa"/>
              <w:bottom w:w="100.0" w:type="dxa"/>
              <w:right w:w="100.0" w:type="dxa"/>
            </w:tcMar>
          </w:tcPr>
          <w:p w:rsidR="00000000" w:rsidDel="00000000" w:rsidP="00000000" w:rsidRDefault="00000000" w:rsidRPr="00000000" w14:paraId="000004E2">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Procesar pagos</w:t>
            </w:r>
          </w:p>
        </w:tc>
        <w:tc>
          <w:tcPr>
            <w:gridSpan w:val="3"/>
            <w:shd w:fill="a4c2f4" w:val="clear"/>
            <w:tcMar>
              <w:top w:w="100.0" w:type="dxa"/>
              <w:left w:w="100.0" w:type="dxa"/>
              <w:bottom w:w="100.0" w:type="dxa"/>
              <w:right w:w="100.0" w:type="dxa"/>
            </w:tcMar>
          </w:tcPr>
          <w:p w:rsidR="00000000" w:rsidDel="00000000" w:rsidP="00000000" w:rsidRDefault="00000000" w:rsidRPr="00000000" w14:paraId="000004E3">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CU08</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4E6">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w:t>
            </w:r>
          </w:p>
        </w:tc>
        <w:tc>
          <w:tcPr>
            <w:gridSpan w:val="3"/>
            <w:tcMar>
              <w:top w:w="100.0" w:type="dxa"/>
              <w:left w:w="100.0" w:type="dxa"/>
              <w:bottom w:w="100.0" w:type="dxa"/>
              <w:right w:w="100.0" w:type="dxa"/>
            </w:tcMar>
          </w:tcPr>
          <w:p w:rsidR="00000000" w:rsidDel="00000000" w:rsidP="00000000" w:rsidRDefault="00000000" w:rsidRPr="00000000" w14:paraId="000004E7">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o cajero podrá procesar pagos en efectivo, tarjeta, transferencia o plataformas en línea.</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4EA">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Actores</w:t>
            </w:r>
          </w:p>
        </w:tc>
        <w:tc>
          <w:tcPr>
            <w:gridSpan w:val="3"/>
            <w:tcMar>
              <w:top w:w="100.0" w:type="dxa"/>
              <w:left w:w="100.0" w:type="dxa"/>
              <w:bottom w:w="100.0" w:type="dxa"/>
              <w:right w:w="100.0" w:type="dxa"/>
            </w:tcMar>
          </w:tcPr>
          <w:p w:rsidR="00000000" w:rsidDel="00000000" w:rsidP="00000000" w:rsidRDefault="00000000" w:rsidRPr="00000000" w14:paraId="000004EB">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Cliente, Cajero</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4EE">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w:t>
            </w:r>
          </w:p>
          <w:p w:rsidR="00000000" w:rsidDel="00000000" w:rsidP="00000000" w:rsidRDefault="00000000" w:rsidRPr="00000000" w14:paraId="000004EF">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condiciones</w:t>
            </w:r>
          </w:p>
        </w:tc>
        <w:tc>
          <w:tcPr>
            <w:gridSpan w:val="3"/>
            <w:tcMar>
              <w:top w:w="100.0" w:type="dxa"/>
              <w:left w:w="100.0" w:type="dxa"/>
              <w:bottom w:w="100.0" w:type="dxa"/>
              <w:right w:w="100.0" w:type="dxa"/>
            </w:tcMar>
          </w:tcPr>
          <w:p w:rsidR="00000000" w:rsidDel="00000000" w:rsidP="00000000" w:rsidRDefault="00000000" w:rsidRPr="00000000" w14:paraId="000004F0">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pedido debe estar registrado y el botón de pago debe estar habilitado.</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4F3">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Post condiciones</w:t>
            </w:r>
          </w:p>
        </w:tc>
        <w:tc>
          <w:tcPr>
            <w:gridSpan w:val="3"/>
            <w:tcMar>
              <w:top w:w="100.0" w:type="dxa"/>
              <w:left w:w="100.0" w:type="dxa"/>
              <w:bottom w:w="100.0" w:type="dxa"/>
              <w:right w:w="100.0" w:type="dxa"/>
            </w:tcMar>
          </w:tcPr>
          <w:p w:rsidR="00000000" w:rsidDel="00000000" w:rsidP="00000000" w:rsidRDefault="00000000" w:rsidRPr="00000000" w14:paraId="000004F4">
            <w:pPr>
              <w:spacing w:after="24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estado del pedido cambia a Pagado, se cierra la orden de la mesa y se guardan los datos financieros.</w:t>
            </w:r>
          </w:p>
        </w:tc>
      </w:tr>
      <w:tr>
        <w:trPr>
          <w:cantSplit w:val="0"/>
          <w:trHeight w:val="420" w:hRule="atLeast"/>
          <w:tblHeader w:val="0"/>
        </w:trPr>
        <w:tc>
          <w:tcPr>
            <w:vMerge w:val="restart"/>
            <w:shd w:fill="fff2cc" w:val="clear"/>
            <w:tcMar>
              <w:top w:w="100.0" w:type="dxa"/>
              <w:left w:w="100.0" w:type="dxa"/>
              <w:bottom w:w="100.0" w:type="dxa"/>
              <w:right w:w="100.0" w:type="dxa"/>
            </w:tcMar>
          </w:tcPr>
          <w:p w:rsidR="00000000" w:rsidDel="00000000" w:rsidP="00000000" w:rsidRDefault="00000000" w:rsidRPr="00000000" w14:paraId="000004F7">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Secuencia Normal</w:t>
            </w:r>
          </w:p>
        </w:tc>
        <w:tc>
          <w:tcPr>
            <w:shd w:fill="d9ead3" w:val="clear"/>
            <w:tcMar>
              <w:top w:w="100.0" w:type="dxa"/>
              <w:left w:w="100.0" w:type="dxa"/>
              <w:bottom w:w="100.0" w:type="dxa"/>
              <w:right w:w="100.0" w:type="dxa"/>
            </w:tcMar>
          </w:tcPr>
          <w:p w:rsidR="00000000" w:rsidDel="00000000" w:rsidP="00000000" w:rsidRDefault="00000000" w:rsidRPr="00000000" w14:paraId="000004F8">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tc>
        <w:tc>
          <w:tcPr>
            <w:shd w:fill="d9ead3" w:val="clear"/>
            <w:tcMar>
              <w:top w:w="100.0" w:type="dxa"/>
              <w:left w:w="100.0" w:type="dxa"/>
              <w:bottom w:w="100.0" w:type="dxa"/>
              <w:right w:w="100.0" w:type="dxa"/>
            </w:tcMar>
          </w:tcPr>
          <w:p w:rsidR="00000000" w:rsidDel="00000000" w:rsidP="00000000" w:rsidRDefault="00000000" w:rsidRPr="00000000" w14:paraId="000004F9">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Acción (actor)</w:t>
            </w:r>
          </w:p>
        </w:tc>
        <w:tc>
          <w:tcPr>
            <w:shd w:fill="d9ead3" w:val="clear"/>
            <w:tcMar>
              <w:top w:w="100.0" w:type="dxa"/>
              <w:left w:w="100.0" w:type="dxa"/>
              <w:bottom w:w="100.0" w:type="dxa"/>
              <w:right w:w="100.0" w:type="dxa"/>
            </w:tcMar>
          </w:tcPr>
          <w:p w:rsidR="00000000" w:rsidDel="00000000" w:rsidP="00000000" w:rsidRDefault="00000000" w:rsidRPr="00000000" w14:paraId="000004FA">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Reacción (sistema)</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FC">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4FD">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se acerca al mostrador y pide una hamburguesa con papas y bebida.</w:t>
            </w:r>
          </w:p>
        </w:tc>
        <w:tc>
          <w:tcPr>
            <w:tcMar>
              <w:top w:w="100.0" w:type="dxa"/>
              <w:left w:w="100.0" w:type="dxa"/>
              <w:bottom w:w="100.0" w:type="dxa"/>
              <w:right w:w="100.0" w:type="dxa"/>
            </w:tcMar>
          </w:tcPr>
          <w:p w:rsidR="00000000" w:rsidDel="00000000" w:rsidP="00000000" w:rsidRDefault="00000000" w:rsidRPr="00000000" w14:paraId="000004FE">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cajero registra el pedido en el sistema y confirma el total.</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00">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501">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revisa el pedido y confirma que está correcto.</w:t>
            </w:r>
          </w:p>
        </w:tc>
        <w:tc>
          <w:tcPr>
            <w:tcMar>
              <w:top w:w="100.0" w:type="dxa"/>
              <w:left w:w="100.0" w:type="dxa"/>
              <w:bottom w:w="100.0" w:type="dxa"/>
              <w:right w:w="100.0" w:type="dxa"/>
            </w:tcMar>
          </w:tcPr>
          <w:p w:rsidR="00000000" w:rsidDel="00000000" w:rsidP="00000000" w:rsidRDefault="00000000" w:rsidRPr="00000000" w14:paraId="00000502">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cajero envía el pedido a la cocina.</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04">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Mar>
              <w:top w:w="100.0" w:type="dxa"/>
              <w:left w:w="100.0" w:type="dxa"/>
              <w:bottom w:w="100.0" w:type="dxa"/>
              <w:right w:w="100.0" w:type="dxa"/>
            </w:tcMar>
          </w:tcPr>
          <w:p w:rsidR="00000000" w:rsidDel="00000000" w:rsidP="00000000" w:rsidRDefault="00000000" w:rsidRPr="00000000" w14:paraId="00000505">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entrega el dinero o selecciona un método de pago.</w:t>
            </w:r>
          </w:p>
        </w:tc>
        <w:tc>
          <w:tcPr>
            <w:tcMar>
              <w:top w:w="100.0" w:type="dxa"/>
              <w:left w:w="100.0" w:type="dxa"/>
              <w:bottom w:w="100.0" w:type="dxa"/>
              <w:right w:w="100.0" w:type="dxa"/>
            </w:tcMar>
          </w:tcPr>
          <w:p w:rsidR="00000000" w:rsidDel="00000000" w:rsidP="00000000" w:rsidRDefault="00000000" w:rsidRPr="00000000" w14:paraId="00000506">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El cajero procesa el pago y entrega el recibo.</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08">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tcMar>
              <w:top w:w="100.0" w:type="dxa"/>
              <w:left w:w="100.0" w:type="dxa"/>
              <w:bottom w:w="100.0" w:type="dxa"/>
              <w:right w:w="100.0" w:type="dxa"/>
            </w:tcMar>
          </w:tcPr>
          <w:p w:rsidR="00000000" w:rsidDel="00000000" w:rsidP="00000000" w:rsidRDefault="00000000" w:rsidRPr="00000000" w14:paraId="00000509">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recibe su pedido en el mostrador.</w:t>
            </w:r>
          </w:p>
        </w:tc>
        <w:tc>
          <w:tcPr>
            <w:tcMar>
              <w:top w:w="100.0" w:type="dxa"/>
              <w:left w:w="100.0" w:type="dxa"/>
              <w:bottom w:w="100.0" w:type="dxa"/>
              <w:right w:w="100.0" w:type="dxa"/>
            </w:tcMar>
          </w:tcPr>
          <w:p w:rsidR="00000000" w:rsidDel="00000000" w:rsidP="00000000" w:rsidRDefault="00000000" w:rsidRPr="00000000" w14:paraId="0000050A">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cajero entrega la bandeja o bolsa y agradece la compra.</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0C">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tcMar>
              <w:top w:w="100.0" w:type="dxa"/>
              <w:left w:w="100.0" w:type="dxa"/>
              <w:bottom w:w="100.0" w:type="dxa"/>
              <w:right w:w="100.0" w:type="dxa"/>
            </w:tcMar>
          </w:tcPr>
          <w:p w:rsidR="00000000" w:rsidDel="00000000" w:rsidP="00000000" w:rsidRDefault="00000000" w:rsidRPr="00000000" w14:paraId="0000050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El cliente solicita la factura electrónica o física.</w:t>
            </w:r>
          </w:p>
        </w:tc>
        <w:tc>
          <w:tcPr>
            <w:tcMar>
              <w:top w:w="100.0" w:type="dxa"/>
              <w:left w:w="100.0" w:type="dxa"/>
              <w:bottom w:w="100.0" w:type="dxa"/>
              <w:right w:w="100.0" w:type="dxa"/>
            </w:tcMar>
          </w:tcPr>
          <w:p w:rsidR="00000000" w:rsidDel="00000000" w:rsidP="00000000" w:rsidRDefault="00000000" w:rsidRPr="00000000" w14:paraId="0000050E">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cajero genera y entrega la factura.</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50F">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Excepciones</w:t>
            </w:r>
          </w:p>
        </w:tc>
        <w:tc>
          <w:tcPr>
            <w:shd w:fill="d9ead3" w:val="clear"/>
            <w:tcMar>
              <w:top w:w="100.0" w:type="dxa"/>
              <w:left w:w="100.0" w:type="dxa"/>
              <w:bottom w:w="100.0" w:type="dxa"/>
              <w:right w:w="100.0" w:type="dxa"/>
            </w:tcMar>
          </w:tcPr>
          <w:p w:rsidR="00000000" w:rsidDel="00000000" w:rsidP="00000000" w:rsidRDefault="00000000" w:rsidRPr="00000000" w14:paraId="00000510">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shd w:fill="d9ead3" w:val="clear"/>
            <w:tcMar>
              <w:top w:w="100.0" w:type="dxa"/>
              <w:left w:w="100.0" w:type="dxa"/>
              <w:bottom w:w="100.0" w:type="dxa"/>
              <w:right w:w="100.0" w:type="dxa"/>
            </w:tcMar>
          </w:tcPr>
          <w:p w:rsidR="00000000" w:rsidDel="00000000" w:rsidP="00000000" w:rsidRDefault="00000000" w:rsidRPr="00000000" w14:paraId="00000511">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Acción (actor)</w:t>
            </w:r>
          </w:p>
        </w:tc>
        <w:tc>
          <w:tcPr>
            <w:shd w:fill="d9ead3" w:val="clear"/>
            <w:tcMar>
              <w:top w:w="100.0" w:type="dxa"/>
              <w:left w:w="100.0" w:type="dxa"/>
              <w:bottom w:w="100.0" w:type="dxa"/>
              <w:right w:w="100.0" w:type="dxa"/>
            </w:tcMar>
          </w:tcPr>
          <w:p w:rsidR="00000000" w:rsidDel="00000000" w:rsidP="00000000" w:rsidRDefault="00000000" w:rsidRPr="00000000" w14:paraId="00000512">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Reacción (sistema)</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513">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14">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515">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pide un producto que está agotado.</w:t>
            </w:r>
          </w:p>
        </w:tc>
        <w:tc>
          <w:tcPr>
            <w:tcMar>
              <w:top w:w="100.0" w:type="dxa"/>
              <w:left w:w="100.0" w:type="dxa"/>
              <w:bottom w:w="100.0" w:type="dxa"/>
              <w:right w:w="100.0" w:type="dxa"/>
            </w:tcMar>
          </w:tcPr>
          <w:p w:rsidR="00000000" w:rsidDel="00000000" w:rsidP="00000000" w:rsidRDefault="00000000" w:rsidRPr="00000000" w14:paraId="00000516">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cajero informa que el producto no está disponible y ofrece una alternativa.</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517">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18">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519">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nota que el pedido tiene un error.</w:t>
            </w:r>
          </w:p>
        </w:tc>
        <w:tc>
          <w:tcPr>
            <w:tcMar>
              <w:top w:w="100.0" w:type="dxa"/>
              <w:left w:w="100.0" w:type="dxa"/>
              <w:bottom w:w="100.0" w:type="dxa"/>
              <w:right w:w="100.0" w:type="dxa"/>
            </w:tcMar>
          </w:tcPr>
          <w:p w:rsidR="00000000" w:rsidDel="00000000" w:rsidP="00000000" w:rsidRDefault="00000000" w:rsidRPr="00000000" w14:paraId="0000051A">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cajero corrige el pedido antes de enviarlo a cocina.</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51B">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1C">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Mar>
              <w:top w:w="100.0" w:type="dxa"/>
              <w:left w:w="100.0" w:type="dxa"/>
              <w:bottom w:w="100.0" w:type="dxa"/>
              <w:right w:w="100.0" w:type="dxa"/>
            </w:tcMar>
          </w:tcPr>
          <w:p w:rsidR="00000000" w:rsidDel="00000000" w:rsidP="00000000" w:rsidRDefault="00000000" w:rsidRPr="00000000" w14:paraId="0000051D">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El cliente no tiene saldo suficiente o la tarjeta es rechazada.</w:t>
            </w:r>
          </w:p>
        </w:tc>
        <w:tc>
          <w:tcPr>
            <w:tcMar>
              <w:top w:w="100.0" w:type="dxa"/>
              <w:left w:w="100.0" w:type="dxa"/>
              <w:bottom w:w="100.0" w:type="dxa"/>
              <w:right w:w="100.0" w:type="dxa"/>
            </w:tcMar>
          </w:tcPr>
          <w:p w:rsidR="00000000" w:rsidDel="00000000" w:rsidP="00000000" w:rsidRDefault="00000000" w:rsidRPr="00000000" w14:paraId="0000051E">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El cajero informa el fallo y pide otro método de pago.</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51F">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20">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tcMar>
              <w:top w:w="100.0" w:type="dxa"/>
              <w:left w:w="100.0" w:type="dxa"/>
              <w:bottom w:w="100.0" w:type="dxa"/>
              <w:right w:w="100.0" w:type="dxa"/>
            </w:tcMar>
          </w:tcPr>
          <w:p w:rsidR="00000000" w:rsidDel="00000000" w:rsidP="00000000" w:rsidRDefault="00000000" w:rsidRPr="00000000" w14:paraId="00000521">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recibe el pedido y detecta que algo falta.</w:t>
            </w:r>
          </w:p>
        </w:tc>
        <w:tc>
          <w:tcPr>
            <w:tcMar>
              <w:top w:w="100.0" w:type="dxa"/>
              <w:left w:w="100.0" w:type="dxa"/>
              <w:bottom w:w="100.0" w:type="dxa"/>
              <w:right w:w="100.0" w:type="dxa"/>
            </w:tcMar>
          </w:tcPr>
          <w:p w:rsidR="00000000" w:rsidDel="00000000" w:rsidP="00000000" w:rsidRDefault="00000000" w:rsidRPr="00000000" w14:paraId="00000522">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cajero verifica el pedido y corrige el error.</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523">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24">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tcMar>
              <w:top w:w="100.0" w:type="dxa"/>
              <w:left w:w="100.0" w:type="dxa"/>
              <w:bottom w:w="100.0" w:type="dxa"/>
              <w:right w:w="100.0" w:type="dxa"/>
            </w:tcMar>
          </w:tcPr>
          <w:p w:rsidR="00000000" w:rsidDel="00000000" w:rsidP="00000000" w:rsidRDefault="00000000" w:rsidRPr="00000000" w14:paraId="00000525">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da un correo incorrecto o no recuerda sus datos.</w:t>
            </w:r>
          </w:p>
        </w:tc>
        <w:tc>
          <w:tcPr>
            <w:tcMar>
              <w:top w:w="100.0" w:type="dxa"/>
              <w:left w:w="100.0" w:type="dxa"/>
              <w:bottom w:w="100.0" w:type="dxa"/>
              <w:right w:w="100.0" w:type="dxa"/>
            </w:tcMar>
          </w:tcPr>
          <w:p w:rsidR="00000000" w:rsidDel="00000000" w:rsidP="00000000" w:rsidRDefault="00000000" w:rsidRPr="00000000" w14:paraId="00000526">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El cajero informa del error y solicita los datos nuevamente.</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527">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Rendimiento</w:t>
            </w:r>
          </w:p>
        </w:tc>
        <w:tc>
          <w:tcPr>
            <w:gridSpan w:val="3"/>
            <w:tcMar>
              <w:top w:w="100.0" w:type="dxa"/>
              <w:left w:w="100.0" w:type="dxa"/>
              <w:bottom w:w="100.0" w:type="dxa"/>
              <w:right w:w="100.0" w:type="dxa"/>
            </w:tcMar>
          </w:tcPr>
          <w:p w:rsidR="00000000" w:rsidDel="00000000" w:rsidP="00000000" w:rsidRDefault="00000000" w:rsidRPr="00000000" w14:paraId="00000528">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pago debe procesarse en menos de 10 segundos.</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52B">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Frecuencia</w:t>
            </w:r>
          </w:p>
        </w:tc>
        <w:tc>
          <w:tcPr>
            <w:gridSpan w:val="3"/>
            <w:tcMar>
              <w:top w:w="100.0" w:type="dxa"/>
              <w:left w:w="100.0" w:type="dxa"/>
              <w:bottom w:w="100.0" w:type="dxa"/>
              <w:right w:w="100.0" w:type="dxa"/>
            </w:tcMar>
          </w:tcPr>
          <w:p w:rsidR="00000000" w:rsidDel="00000000" w:rsidP="00000000" w:rsidRDefault="00000000" w:rsidRPr="00000000" w14:paraId="0000052C">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Varias veces al día dependiendo del flujo de clientes.</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52F">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Importancia</w:t>
            </w:r>
          </w:p>
        </w:tc>
        <w:tc>
          <w:tcPr>
            <w:gridSpan w:val="3"/>
            <w:tcMar>
              <w:top w:w="100.0" w:type="dxa"/>
              <w:left w:w="100.0" w:type="dxa"/>
              <w:bottom w:w="100.0" w:type="dxa"/>
              <w:right w:w="100.0" w:type="dxa"/>
            </w:tcMar>
          </w:tcPr>
          <w:p w:rsidR="00000000" w:rsidDel="00000000" w:rsidP="00000000" w:rsidRDefault="00000000" w:rsidRPr="00000000" w14:paraId="00000530">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Vital.</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533">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Urgencia</w:t>
            </w:r>
          </w:p>
        </w:tc>
        <w:tc>
          <w:tcPr>
            <w:gridSpan w:val="3"/>
            <w:tcMar>
              <w:top w:w="100.0" w:type="dxa"/>
              <w:left w:w="100.0" w:type="dxa"/>
              <w:bottom w:w="100.0" w:type="dxa"/>
              <w:right w:w="100.0" w:type="dxa"/>
            </w:tcMar>
          </w:tcPr>
          <w:p w:rsidR="00000000" w:rsidDel="00000000" w:rsidP="00000000" w:rsidRDefault="00000000" w:rsidRPr="00000000" w14:paraId="00000534">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Inmediata.</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537">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Comentarios</w:t>
            </w:r>
          </w:p>
        </w:tc>
        <w:tc>
          <w:tcPr>
            <w:gridSpan w:val="3"/>
            <w:tcMar>
              <w:top w:w="100.0" w:type="dxa"/>
              <w:left w:w="100.0" w:type="dxa"/>
              <w:bottom w:w="100.0" w:type="dxa"/>
              <w:right w:w="100.0" w:type="dxa"/>
            </w:tcMar>
          </w:tcPr>
          <w:p w:rsidR="00000000" w:rsidDel="00000000" w:rsidP="00000000" w:rsidRDefault="00000000" w:rsidRPr="00000000" w14:paraId="00000538">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Ninguna.</w:t>
            </w:r>
          </w:p>
        </w:tc>
      </w:tr>
    </w:tbl>
    <w:p w:rsidR="00000000" w:rsidDel="00000000" w:rsidP="00000000" w:rsidRDefault="00000000" w:rsidRPr="00000000" w14:paraId="0000053B">
      <w:pPr>
        <w:rPr>
          <w:rFonts w:ascii="Calibri" w:cs="Calibri" w:eastAsia="Calibri" w:hAnsi="Calibri"/>
          <w:sz w:val="24"/>
          <w:szCs w:val="24"/>
        </w:rPr>
      </w:pPr>
      <w:r w:rsidDel="00000000" w:rsidR="00000000" w:rsidRPr="00000000">
        <w:rPr>
          <w:rtl w:val="0"/>
        </w:rPr>
      </w:r>
    </w:p>
    <w:tbl>
      <w:tblPr>
        <w:tblStyle w:val="Table44"/>
        <w:tblW w:w="11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480"/>
        <w:gridCol w:w="4170"/>
        <w:gridCol w:w="4680"/>
        <w:tblGridChange w:id="0">
          <w:tblGrid>
            <w:gridCol w:w="1770"/>
            <w:gridCol w:w="480"/>
            <w:gridCol w:w="4170"/>
            <w:gridCol w:w="4680"/>
          </w:tblGrid>
        </w:tblGridChange>
      </w:tblGrid>
      <w:tr>
        <w:trPr>
          <w:cantSplit w:val="0"/>
          <w:trHeight w:val="420" w:hRule="atLeast"/>
          <w:tblHeader w:val="0"/>
        </w:trPr>
        <w:tc>
          <w:tcPr>
            <w:shd w:fill="a4c2f4" w:val="clear"/>
            <w:tcMar>
              <w:top w:w="100.0" w:type="dxa"/>
              <w:left w:w="100.0" w:type="dxa"/>
              <w:bottom w:w="100.0" w:type="dxa"/>
              <w:right w:w="100.0" w:type="dxa"/>
            </w:tcMar>
          </w:tcPr>
          <w:p w:rsidR="00000000" w:rsidDel="00000000" w:rsidP="00000000" w:rsidRDefault="00000000" w:rsidRPr="00000000" w14:paraId="0000053C">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Consultar estado del pedido</w:t>
            </w:r>
          </w:p>
        </w:tc>
        <w:tc>
          <w:tcPr>
            <w:gridSpan w:val="3"/>
            <w:shd w:fill="a4c2f4" w:val="clear"/>
            <w:tcMar>
              <w:top w:w="100.0" w:type="dxa"/>
              <w:left w:w="100.0" w:type="dxa"/>
              <w:bottom w:w="100.0" w:type="dxa"/>
              <w:right w:w="100.0" w:type="dxa"/>
            </w:tcMar>
          </w:tcPr>
          <w:p w:rsidR="00000000" w:rsidDel="00000000" w:rsidP="00000000" w:rsidRDefault="00000000" w:rsidRPr="00000000" w14:paraId="0000053D">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CU09</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540">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w:t>
            </w:r>
          </w:p>
        </w:tc>
        <w:tc>
          <w:tcPr>
            <w:gridSpan w:val="3"/>
            <w:tcMar>
              <w:top w:w="100.0" w:type="dxa"/>
              <w:left w:w="100.0" w:type="dxa"/>
              <w:bottom w:w="100.0" w:type="dxa"/>
              <w:right w:w="100.0" w:type="dxa"/>
            </w:tcMar>
          </w:tcPr>
          <w:p w:rsidR="00000000" w:rsidDel="00000000" w:rsidP="00000000" w:rsidRDefault="00000000" w:rsidRPr="00000000" w14:paraId="00000541">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o cajero podrá consultar en qué estado se encuentra su pedido: en preparación, en camino o entregado.</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544">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Actores</w:t>
            </w:r>
          </w:p>
        </w:tc>
        <w:tc>
          <w:tcPr>
            <w:gridSpan w:val="3"/>
            <w:tcMar>
              <w:top w:w="100.0" w:type="dxa"/>
              <w:left w:w="100.0" w:type="dxa"/>
              <w:bottom w:w="100.0" w:type="dxa"/>
              <w:right w:w="100.0" w:type="dxa"/>
            </w:tcMar>
          </w:tcPr>
          <w:p w:rsidR="00000000" w:rsidDel="00000000" w:rsidP="00000000" w:rsidRDefault="00000000" w:rsidRPr="00000000" w14:paraId="00000545">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Cliente</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548">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w:t>
            </w:r>
          </w:p>
          <w:p w:rsidR="00000000" w:rsidDel="00000000" w:rsidP="00000000" w:rsidRDefault="00000000" w:rsidRPr="00000000" w14:paraId="00000549">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condiciones</w:t>
            </w:r>
          </w:p>
        </w:tc>
        <w:tc>
          <w:tcPr>
            <w:gridSpan w:val="3"/>
            <w:tcMar>
              <w:top w:w="100.0" w:type="dxa"/>
              <w:left w:w="100.0" w:type="dxa"/>
              <w:bottom w:w="100.0" w:type="dxa"/>
              <w:right w:w="100.0" w:type="dxa"/>
            </w:tcMar>
          </w:tcPr>
          <w:p w:rsidR="00000000" w:rsidDel="00000000" w:rsidP="00000000" w:rsidRDefault="00000000" w:rsidRPr="00000000" w14:paraId="0000054A">
            <w:pPr>
              <w:spacing w:after="24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debe poseer un pedido activo previamente registrado bajo su cuenta o mesa.</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54D">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Post condiciones</w:t>
            </w:r>
          </w:p>
        </w:tc>
        <w:tc>
          <w:tcPr>
            <w:gridSpan w:val="3"/>
            <w:tcMar>
              <w:top w:w="100.0" w:type="dxa"/>
              <w:left w:w="100.0" w:type="dxa"/>
              <w:bottom w:w="100.0" w:type="dxa"/>
              <w:right w:w="100.0" w:type="dxa"/>
            </w:tcMar>
          </w:tcPr>
          <w:p w:rsidR="00000000" w:rsidDel="00000000" w:rsidP="00000000" w:rsidRDefault="00000000" w:rsidRPr="00000000" w14:paraId="0000054E">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visualiza el estado actual del pedido.</w:t>
            </w:r>
          </w:p>
        </w:tc>
      </w:tr>
      <w:tr>
        <w:trPr>
          <w:cantSplit w:val="0"/>
          <w:trHeight w:val="420" w:hRule="atLeast"/>
          <w:tblHeader w:val="0"/>
        </w:trPr>
        <w:tc>
          <w:tcPr>
            <w:vMerge w:val="restart"/>
            <w:shd w:fill="fff2cc" w:val="clear"/>
            <w:tcMar>
              <w:top w:w="100.0" w:type="dxa"/>
              <w:left w:w="100.0" w:type="dxa"/>
              <w:bottom w:w="100.0" w:type="dxa"/>
              <w:right w:w="100.0" w:type="dxa"/>
            </w:tcMar>
          </w:tcPr>
          <w:p w:rsidR="00000000" w:rsidDel="00000000" w:rsidP="00000000" w:rsidRDefault="00000000" w:rsidRPr="00000000" w14:paraId="00000551">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Secuencia Normal</w:t>
            </w:r>
          </w:p>
        </w:tc>
        <w:tc>
          <w:tcPr>
            <w:shd w:fill="d9ead3" w:val="clear"/>
            <w:tcMar>
              <w:top w:w="100.0" w:type="dxa"/>
              <w:left w:w="100.0" w:type="dxa"/>
              <w:bottom w:w="100.0" w:type="dxa"/>
              <w:right w:w="100.0" w:type="dxa"/>
            </w:tcMar>
          </w:tcPr>
          <w:p w:rsidR="00000000" w:rsidDel="00000000" w:rsidP="00000000" w:rsidRDefault="00000000" w:rsidRPr="00000000" w14:paraId="00000552">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tc>
        <w:tc>
          <w:tcPr>
            <w:shd w:fill="d9ead3" w:val="clear"/>
            <w:tcMar>
              <w:top w:w="100.0" w:type="dxa"/>
              <w:left w:w="100.0" w:type="dxa"/>
              <w:bottom w:w="100.0" w:type="dxa"/>
              <w:right w:w="100.0" w:type="dxa"/>
            </w:tcMar>
          </w:tcPr>
          <w:p w:rsidR="00000000" w:rsidDel="00000000" w:rsidP="00000000" w:rsidRDefault="00000000" w:rsidRPr="00000000" w14:paraId="00000553">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Acción (actor)</w:t>
            </w:r>
          </w:p>
        </w:tc>
        <w:tc>
          <w:tcPr>
            <w:shd w:fill="d9ead3" w:val="clear"/>
            <w:tcMar>
              <w:top w:w="100.0" w:type="dxa"/>
              <w:left w:w="100.0" w:type="dxa"/>
              <w:bottom w:w="100.0" w:type="dxa"/>
              <w:right w:w="100.0" w:type="dxa"/>
            </w:tcMar>
          </w:tcPr>
          <w:p w:rsidR="00000000" w:rsidDel="00000000" w:rsidP="00000000" w:rsidRDefault="00000000" w:rsidRPr="00000000" w14:paraId="00000554">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Reacción (sistema)</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56">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557">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accede a la opción “Mis pedidos”</w:t>
            </w:r>
          </w:p>
        </w:tc>
        <w:tc>
          <w:tcPr>
            <w:tcMar>
              <w:top w:w="100.0" w:type="dxa"/>
              <w:left w:w="100.0" w:type="dxa"/>
              <w:bottom w:w="100.0" w:type="dxa"/>
              <w:right w:w="100.0" w:type="dxa"/>
            </w:tcMar>
          </w:tcPr>
          <w:p w:rsidR="00000000" w:rsidDel="00000000" w:rsidP="00000000" w:rsidRDefault="00000000" w:rsidRPr="00000000" w14:paraId="00000558">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muestra la lista de pedidos realizados por el cliente </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5A">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55B">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visualiza la lista de pedidos</w:t>
            </w:r>
          </w:p>
        </w:tc>
        <w:tc>
          <w:tcPr>
            <w:tcMar>
              <w:top w:w="100.0" w:type="dxa"/>
              <w:left w:w="100.0" w:type="dxa"/>
              <w:bottom w:w="100.0" w:type="dxa"/>
              <w:right w:w="100.0" w:type="dxa"/>
            </w:tcMar>
          </w:tcPr>
          <w:p w:rsidR="00000000" w:rsidDel="00000000" w:rsidP="00000000" w:rsidRDefault="00000000" w:rsidRPr="00000000" w14:paraId="0000055C">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muestra información básica (fecha, total, estado)</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5E">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Mar>
              <w:top w:w="100.0" w:type="dxa"/>
              <w:left w:w="100.0" w:type="dxa"/>
              <w:bottom w:w="100.0" w:type="dxa"/>
              <w:right w:w="100.0" w:type="dxa"/>
            </w:tcMar>
          </w:tcPr>
          <w:p w:rsidR="00000000" w:rsidDel="00000000" w:rsidP="00000000" w:rsidRDefault="00000000" w:rsidRPr="00000000" w14:paraId="0000055F">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selecciona un pedido</w:t>
            </w:r>
          </w:p>
        </w:tc>
        <w:tc>
          <w:tcPr>
            <w:tcMar>
              <w:top w:w="100.0" w:type="dxa"/>
              <w:left w:w="100.0" w:type="dxa"/>
              <w:bottom w:w="100.0" w:type="dxa"/>
              <w:right w:w="100.0" w:type="dxa"/>
            </w:tcMar>
          </w:tcPr>
          <w:p w:rsidR="00000000" w:rsidDel="00000000" w:rsidP="00000000" w:rsidRDefault="00000000" w:rsidRPr="00000000" w14:paraId="00000560">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muestra el detalle del pedido </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561">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Excepciones</w:t>
            </w:r>
          </w:p>
        </w:tc>
        <w:tc>
          <w:tcPr>
            <w:shd w:fill="d9ead3" w:val="clear"/>
            <w:tcMar>
              <w:top w:w="100.0" w:type="dxa"/>
              <w:left w:w="100.0" w:type="dxa"/>
              <w:bottom w:w="100.0" w:type="dxa"/>
              <w:right w:w="100.0" w:type="dxa"/>
            </w:tcMar>
          </w:tcPr>
          <w:p w:rsidR="00000000" w:rsidDel="00000000" w:rsidP="00000000" w:rsidRDefault="00000000" w:rsidRPr="00000000" w14:paraId="00000562">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shd w:fill="d9ead3" w:val="clear"/>
            <w:tcMar>
              <w:top w:w="100.0" w:type="dxa"/>
              <w:left w:w="100.0" w:type="dxa"/>
              <w:bottom w:w="100.0" w:type="dxa"/>
              <w:right w:w="100.0" w:type="dxa"/>
            </w:tcMar>
          </w:tcPr>
          <w:p w:rsidR="00000000" w:rsidDel="00000000" w:rsidP="00000000" w:rsidRDefault="00000000" w:rsidRPr="00000000" w14:paraId="00000563">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Acción (actor)</w:t>
            </w:r>
          </w:p>
        </w:tc>
        <w:tc>
          <w:tcPr>
            <w:shd w:fill="d9ead3" w:val="clear"/>
            <w:tcMar>
              <w:top w:w="100.0" w:type="dxa"/>
              <w:left w:w="100.0" w:type="dxa"/>
              <w:bottom w:w="100.0" w:type="dxa"/>
              <w:right w:w="100.0" w:type="dxa"/>
            </w:tcMar>
          </w:tcPr>
          <w:p w:rsidR="00000000" w:rsidDel="00000000" w:rsidP="00000000" w:rsidRDefault="00000000" w:rsidRPr="00000000" w14:paraId="00000564">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Reacción (sistema)</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565">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66">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vAlign w:val="center"/>
          </w:tcPr>
          <w:p w:rsidR="00000000" w:rsidDel="00000000" w:rsidP="00000000" w:rsidRDefault="00000000" w:rsidRPr="00000000" w14:paraId="00000567">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no tiene pedidos registrados</w:t>
            </w:r>
          </w:p>
        </w:tc>
        <w:tc>
          <w:tcPr>
            <w:tcMar>
              <w:top w:w="100.0" w:type="dxa"/>
              <w:left w:w="100.0" w:type="dxa"/>
              <w:bottom w:w="100.0" w:type="dxa"/>
              <w:right w:w="100.0" w:type="dxa"/>
            </w:tcMar>
          </w:tcPr>
          <w:p w:rsidR="00000000" w:rsidDel="00000000" w:rsidP="00000000" w:rsidRDefault="00000000" w:rsidRPr="00000000" w14:paraId="00000568">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muestra: “No hay pedidos disponibles”</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569">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6A">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56B">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no tiene pedidos registrados </w:t>
            </w:r>
          </w:p>
        </w:tc>
        <w:tc>
          <w:tcPr>
            <w:tcMar>
              <w:top w:w="100.0" w:type="dxa"/>
              <w:left w:w="100.0" w:type="dxa"/>
              <w:bottom w:w="100.0" w:type="dxa"/>
              <w:right w:w="100.0" w:type="dxa"/>
            </w:tcMar>
          </w:tcPr>
          <w:p w:rsidR="00000000" w:rsidDel="00000000" w:rsidP="00000000" w:rsidRDefault="00000000" w:rsidRPr="00000000" w14:paraId="0000056C">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muestra el mensaje: No tiene pedidos registrados</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56D">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6E">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Mar>
              <w:top w:w="100.0" w:type="dxa"/>
              <w:left w:w="100.0" w:type="dxa"/>
              <w:bottom w:w="100.0" w:type="dxa"/>
              <w:right w:w="100.0" w:type="dxa"/>
            </w:tcMar>
          </w:tcPr>
          <w:p w:rsidR="00000000" w:rsidDel="00000000" w:rsidP="00000000" w:rsidRDefault="00000000" w:rsidRPr="00000000" w14:paraId="0000056F">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Ocurre un error al cargar la información</w:t>
            </w:r>
          </w:p>
        </w:tc>
        <w:tc>
          <w:tcPr>
            <w:tcMar>
              <w:top w:w="100.0" w:type="dxa"/>
              <w:left w:w="100.0" w:type="dxa"/>
              <w:bottom w:w="100.0" w:type="dxa"/>
              <w:right w:w="100.0" w:type="dxa"/>
            </w:tcMar>
          </w:tcPr>
          <w:p w:rsidR="00000000" w:rsidDel="00000000" w:rsidP="00000000" w:rsidRDefault="00000000" w:rsidRPr="00000000" w14:paraId="00000570">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solicita autenticación</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571">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Rendimiento</w:t>
            </w:r>
          </w:p>
        </w:tc>
        <w:tc>
          <w:tcPr>
            <w:gridSpan w:val="3"/>
            <w:tcMar>
              <w:top w:w="100.0" w:type="dxa"/>
              <w:left w:w="100.0" w:type="dxa"/>
              <w:bottom w:w="100.0" w:type="dxa"/>
              <w:right w:w="100.0" w:type="dxa"/>
            </w:tcMar>
          </w:tcPr>
          <w:p w:rsidR="00000000" w:rsidDel="00000000" w:rsidP="00000000" w:rsidRDefault="00000000" w:rsidRPr="00000000" w14:paraId="00000572">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consulta debe resolverse en menos de 3 segundos.</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575">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Frecuencia</w:t>
            </w:r>
          </w:p>
        </w:tc>
        <w:tc>
          <w:tcPr>
            <w:gridSpan w:val="3"/>
            <w:tcMar>
              <w:top w:w="100.0" w:type="dxa"/>
              <w:left w:w="100.0" w:type="dxa"/>
              <w:bottom w:w="100.0" w:type="dxa"/>
              <w:right w:w="100.0" w:type="dxa"/>
            </w:tcMar>
          </w:tcPr>
          <w:p w:rsidR="00000000" w:rsidDel="00000000" w:rsidP="00000000" w:rsidRDefault="00000000" w:rsidRPr="00000000" w14:paraId="00000576">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Varias veces al día.</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579">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Importancia</w:t>
            </w:r>
          </w:p>
        </w:tc>
        <w:tc>
          <w:tcPr>
            <w:gridSpan w:val="3"/>
            <w:tcMar>
              <w:top w:w="100.0" w:type="dxa"/>
              <w:left w:w="100.0" w:type="dxa"/>
              <w:bottom w:w="100.0" w:type="dxa"/>
              <w:right w:w="100.0" w:type="dxa"/>
            </w:tcMar>
          </w:tcPr>
          <w:p w:rsidR="00000000" w:rsidDel="00000000" w:rsidP="00000000" w:rsidRDefault="00000000" w:rsidRPr="00000000" w14:paraId="0000057A">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Importante.</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57D">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Urgencia</w:t>
            </w:r>
          </w:p>
        </w:tc>
        <w:tc>
          <w:tcPr>
            <w:gridSpan w:val="3"/>
            <w:tcMar>
              <w:top w:w="100.0" w:type="dxa"/>
              <w:left w:w="100.0" w:type="dxa"/>
              <w:bottom w:w="100.0" w:type="dxa"/>
              <w:right w:w="100.0" w:type="dxa"/>
            </w:tcMar>
          </w:tcPr>
          <w:p w:rsidR="00000000" w:rsidDel="00000000" w:rsidP="00000000" w:rsidRDefault="00000000" w:rsidRPr="00000000" w14:paraId="0000057E">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Inmediata.</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581">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Comentarios</w:t>
            </w:r>
          </w:p>
        </w:tc>
        <w:tc>
          <w:tcPr>
            <w:gridSpan w:val="3"/>
            <w:tcMar>
              <w:top w:w="100.0" w:type="dxa"/>
              <w:left w:w="100.0" w:type="dxa"/>
              <w:bottom w:w="100.0" w:type="dxa"/>
              <w:right w:w="100.0" w:type="dxa"/>
            </w:tcMar>
          </w:tcPr>
          <w:p w:rsidR="00000000" w:rsidDel="00000000" w:rsidP="00000000" w:rsidRDefault="00000000" w:rsidRPr="00000000" w14:paraId="00000582">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Ninguno</w:t>
            </w:r>
          </w:p>
        </w:tc>
      </w:tr>
    </w:tbl>
    <w:p w:rsidR="00000000" w:rsidDel="00000000" w:rsidP="00000000" w:rsidRDefault="00000000" w:rsidRPr="00000000" w14:paraId="00000585">
      <w:pPr>
        <w:pStyle w:val="Heading1"/>
        <w:spacing w:line="259" w:lineRule="auto"/>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r>
    </w:p>
    <w:tbl>
      <w:tblPr>
        <w:tblStyle w:val="Table45"/>
        <w:tblW w:w="11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450"/>
        <w:gridCol w:w="4200"/>
        <w:gridCol w:w="4680"/>
        <w:tblGridChange w:id="0">
          <w:tblGrid>
            <w:gridCol w:w="1770"/>
            <w:gridCol w:w="450"/>
            <w:gridCol w:w="4200"/>
            <w:gridCol w:w="4680"/>
          </w:tblGrid>
        </w:tblGridChange>
      </w:tblGrid>
      <w:tr>
        <w:trPr>
          <w:cantSplit w:val="0"/>
          <w:trHeight w:val="420" w:hRule="atLeast"/>
          <w:tblHeader w:val="0"/>
        </w:trPr>
        <w:tc>
          <w:tcPr>
            <w:shd w:fill="a4c2f4" w:val="clear"/>
            <w:tcMar>
              <w:top w:w="100.0" w:type="dxa"/>
              <w:left w:w="100.0" w:type="dxa"/>
              <w:bottom w:w="100.0" w:type="dxa"/>
              <w:right w:w="100.0" w:type="dxa"/>
            </w:tcMar>
          </w:tcPr>
          <w:p w:rsidR="00000000" w:rsidDel="00000000" w:rsidP="00000000" w:rsidRDefault="00000000" w:rsidRPr="00000000" w14:paraId="00000587">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Realizar pagos en línea seguros</w:t>
            </w:r>
          </w:p>
        </w:tc>
        <w:tc>
          <w:tcPr>
            <w:gridSpan w:val="3"/>
            <w:shd w:fill="a4c2f4" w:val="clear"/>
            <w:tcMar>
              <w:top w:w="100.0" w:type="dxa"/>
              <w:left w:w="100.0" w:type="dxa"/>
              <w:bottom w:w="100.0" w:type="dxa"/>
              <w:right w:w="100.0" w:type="dxa"/>
            </w:tcMar>
          </w:tcPr>
          <w:p w:rsidR="00000000" w:rsidDel="00000000" w:rsidP="00000000" w:rsidRDefault="00000000" w:rsidRPr="00000000" w14:paraId="00000588">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CU10</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58B">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w:t>
            </w:r>
          </w:p>
        </w:tc>
        <w:tc>
          <w:tcPr>
            <w:gridSpan w:val="3"/>
            <w:tcMar>
              <w:top w:w="100.0" w:type="dxa"/>
              <w:left w:w="100.0" w:type="dxa"/>
              <w:bottom w:w="100.0" w:type="dxa"/>
              <w:right w:w="100.0" w:type="dxa"/>
            </w:tcMar>
          </w:tcPr>
          <w:p w:rsidR="00000000" w:rsidDel="00000000" w:rsidP="00000000" w:rsidRDefault="00000000" w:rsidRPr="00000000" w14:paraId="0000058C">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podrá realizar pagos en línea mediante pasarelas seguras integradas al sistema.</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58F">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Actores</w:t>
            </w:r>
          </w:p>
        </w:tc>
        <w:tc>
          <w:tcPr>
            <w:gridSpan w:val="3"/>
            <w:tcMar>
              <w:top w:w="100.0" w:type="dxa"/>
              <w:left w:w="100.0" w:type="dxa"/>
              <w:bottom w:w="100.0" w:type="dxa"/>
              <w:right w:w="100.0" w:type="dxa"/>
            </w:tcMar>
          </w:tcPr>
          <w:p w:rsidR="00000000" w:rsidDel="00000000" w:rsidP="00000000" w:rsidRDefault="00000000" w:rsidRPr="00000000" w14:paraId="00000590">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Cliente</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593">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w:t>
            </w:r>
          </w:p>
          <w:p w:rsidR="00000000" w:rsidDel="00000000" w:rsidP="00000000" w:rsidRDefault="00000000" w:rsidRPr="00000000" w14:paraId="00000594">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condiciones</w:t>
            </w:r>
          </w:p>
        </w:tc>
        <w:tc>
          <w:tcPr>
            <w:gridSpan w:val="3"/>
            <w:tcMar>
              <w:top w:w="100.0" w:type="dxa"/>
              <w:left w:w="100.0" w:type="dxa"/>
              <w:bottom w:w="100.0" w:type="dxa"/>
              <w:right w:w="100.0" w:type="dxa"/>
            </w:tcMar>
          </w:tcPr>
          <w:p w:rsidR="00000000" w:rsidDel="00000000" w:rsidP="00000000" w:rsidRDefault="00000000" w:rsidRPr="00000000" w14:paraId="00000595">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pedido debe estar registrado y debe tener conexión a internet.</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598">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Post condiciones</w:t>
            </w:r>
          </w:p>
        </w:tc>
        <w:tc>
          <w:tcPr>
            <w:gridSpan w:val="3"/>
            <w:tcMar>
              <w:top w:w="100.0" w:type="dxa"/>
              <w:left w:w="100.0" w:type="dxa"/>
              <w:bottom w:w="100.0" w:type="dxa"/>
              <w:right w:w="100.0" w:type="dxa"/>
            </w:tcMar>
          </w:tcPr>
          <w:p w:rsidR="00000000" w:rsidDel="00000000" w:rsidP="00000000" w:rsidRDefault="00000000" w:rsidRPr="00000000" w14:paraId="00000599">
            <w:pPr>
              <w:spacing w:after="240" w:line="276"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pasarela confirma la transacción y el sistema genera automáticamente el comprobante digital de pago.</w:t>
            </w:r>
          </w:p>
        </w:tc>
      </w:tr>
      <w:tr>
        <w:trPr>
          <w:cantSplit w:val="0"/>
          <w:trHeight w:val="420" w:hRule="atLeast"/>
          <w:tblHeader w:val="0"/>
        </w:trPr>
        <w:tc>
          <w:tcPr>
            <w:vMerge w:val="restart"/>
            <w:shd w:fill="fff2cc" w:val="clear"/>
            <w:tcMar>
              <w:top w:w="100.0" w:type="dxa"/>
              <w:left w:w="100.0" w:type="dxa"/>
              <w:bottom w:w="100.0" w:type="dxa"/>
              <w:right w:w="100.0" w:type="dxa"/>
            </w:tcMar>
          </w:tcPr>
          <w:p w:rsidR="00000000" w:rsidDel="00000000" w:rsidP="00000000" w:rsidRDefault="00000000" w:rsidRPr="00000000" w14:paraId="0000059C">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Secuencia Normal</w:t>
            </w:r>
          </w:p>
        </w:tc>
        <w:tc>
          <w:tcPr>
            <w:shd w:fill="d9ead3" w:val="clear"/>
            <w:tcMar>
              <w:top w:w="100.0" w:type="dxa"/>
              <w:left w:w="100.0" w:type="dxa"/>
              <w:bottom w:w="100.0" w:type="dxa"/>
              <w:right w:w="100.0" w:type="dxa"/>
            </w:tcMar>
          </w:tcPr>
          <w:p w:rsidR="00000000" w:rsidDel="00000000" w:rsidP="00000000" w:rsidRDefault="00000000" w:rsidRPr="00000000" w14:paraId="0000059D">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tc>
        <w:tc>
          <w:tcPr>
            <w:shd w:fill="d9ead3" w:val="clear"/>
            <w:tcMar>
              <w:top w:w="100.0" w:type="dxa"/>
              <w:left w:w="100.0" w:type="dxa"/>
              <w:bottom w:w="100.0" w:type="dxa"/>
              <w:right w:w="100.0" w:type="dxa"/>
            </w:tcMar>
          </w:tcPr>
          <w:p w:rsidR="00000000" w:rsidDel="00000000" w:rsidP="00000000" w:rsidRDefault="00000000" w:rsidRPr="00000000" w14:paraId="0000059E">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Acción (actor)</w:t>
            </w:r>
          </w:p>
        </w:tc>
        <w:tc>
          <w:tcPr>
            <w:shd w:fill="d9ead3" w:val="clear"/>
            <w:tcMar>
              <w:top w:w="100.0" w:type="dxa"/>
              <w:left w:w="100.0" w:type="dxa"/>
              <w:bottom w:w="100.0" w:type="dxa"/>
              <w:right w:w="100.0" w:type="dxa"/>
            </w:tcMar>
          </w:tcPr>
          <w:p w:rsidR="00000000" w:rsidDel="00000000" w:rsidP="00000000" w:rsidRDefault="00000000" w:rsidRPr="00000000" w14:paraId="0000059F">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Reacción (sistema)</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A1">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5A2">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El cliente ingresa al sistema y coloca su usuario y contraseña.</w:t>
            </w:r>
          </w:p>
        </w:tc>
        <w:tc>
          <w:tcPr>
            <w:tcMar>
              <w:top w:w="100.0" w:type="dxa"/>
              <w:left w:w="100.0" w:type="dxa"/>
              <w:bottom w:w="100.0" w:type="dxa"/>
              <w:right w:w="100.0" w:type="dxa"/>
            </w:tcMar>
          </w:tcPr>
          <w:p w:rsidR="00000000" w:rsidDel="00000000" w:rsidP="00000000" w:rsidRDefault="00000000" w:rsidRPr="00000000" w14:paraId="000005A3">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valida los datos y permite el acceso.</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A5">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5A6">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selecciona la opción “Pedidos a domicilio”.</w:t>
            </w:r>
          </w:p>
        </w:tc>
        <w:tc>
          <w:tcPr>
            <w:tcMar>
              <w:top w:w="100.0" w:type="dxa"/>
              <w:left w:w="100.0" w:type="dxa"/>
              <w:bottom w:w="100.0" w:type="dxa"/>
              <w:right w:w="100.0" w:type="dxa"/>
            </w:tcMar>
          </w:tcPr>
          <w:p w:rsidR="00000000" w:rsidDel="00000000" w:rsidP="00000000" w:rsidRDefault="00000000" w:rsidRPr="00000000" w14:paraId="000005A7">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El sistema muestra el formulario de pedidos.</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A9">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Mar>
              <w:top w:w="100.0" w:type="dxa"/>
              <w:left w:w="100.0" w:type="dxa"/>
              <w:bottom w:w="100.0" w:type="dxa"/>
              <w:right w:w="100.0" w:type="dxa"/>
            </w:tcMar>
          </w:tcPr>
          <w:p w:rsidR="00000000" w:rsidDel="00000000" w:rsidP="00000000" w:rsidRDefault="00000000" w:rsidRPr="00000000" w14:paraId="000005AA">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selecciona un producto y la cantidad deseada.</w:t>
            </w:r>
          </w:p>
        </w:tc>
        <w:tc>
          <w:tcPr>
            <w:tcMar>
              <w:top w:w="100.0" w:type="dxa"/>
              <w:left w:w="100.0" w:type="dxa"/>
              <w:bottom w:w="100.0" w:type="dxa"/>
              <w:right w:w="100.0" w:type="dxa"/>
            </w:tcMar>
          </w:tcPr>
          <w:p w:rsidR="00000000" w:rsidDel="00000000" w:rsidP="00000000" w:rsidRDefault="00000000" w:rsidRPr="00000000" w14:paraId="000005AB">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agrega el producto al carrito.</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AD">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tcMar>
              <w:top w:w="100.0" w:type="dxa"/>
              <w:left w:w="100.0" w:type="dxa"/>
              <w:bottom w:w="100.0" w:type="dxa"/>
              <w:right w:w="100.0" w:type="dxa"/>
            </w:tcMar>
          </w:tcPr>
          <w:p w:rsidR="00000000" w:rsidDel="00000000" w:rsidP="00000000" w:rsidRDefault="00000000" w:rsidRPr="00000000" w14:paraId="000005A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ingresa su dirección de entrega completa.</w:t>
            </w:r>
          </w:p>
        </w:tc>
        <w:tc>
          <w:tcPr>
            <w:tcMar>
              <w:top w:w="100.0" w:type="dxa"/>
              <w:left w:w="100.0" w:type="dxa"/>
              <w:bottom w:w="100.0" w:type="dxa"/>
              <w:right w:w="100.0" w:type="dxa"/>
            </w:tcMar>
          </w:tcPr>
          <w:p w:rsidR="00000000" w:rsidDel="00000000" w:rsidP="00000000" w:rsidRDefault="00000000" w:rsidRPr="00000000" w14:paraId="000005AF">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valida la dirección y la guarda en el pedido.</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B1">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tcMar>
              <w:top w:w="100.0" w:type="dxa"/>
              <w:left w:w="100.0" w:type="dxa"/>
              <w:bottom w:w="100.0" w:type="dxa"/>
              <w:right w:w="100.0" w:type="dxa"/>
            </w:tcMar>
          </w:tcPr>
          <w:p w:rsidR="00000000" w:rsidDel="00000000" w:rsidP="00000000" w:rsidRDefault="00000000" w:rsidRPr="00000000" w14:paraId="000005B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selecciona el método de pago y confirma.</w:t>
            </w:r>
          </w:p>
        </w:tc>
        <w:tc>
          <w:tcPr>
            <w:tcMar>
              <w:top w:w="100.0" w:type="dxa"/>
              <w:left w:w="100.0" w:type="dxa"/>
              <w:bottom w:w="100.0" w:type="dxa"/>
              <w:right w:w="100.0" w:type="dxa"/>
            </w:tcMar>
          </w:tcPr>
          <w:p w:rsidR="00000000" w:rsidDel="00000000" w:rsidP="00000000" w:rsidRDefault="00000000" w:rsidRPr="00000000" w14:paraId="000005B3">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El sistema procesa el pago y genera el pedido.</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5B4">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Excepciones</w:t>
            </w:r>
          </w:p>
        </w:tc>
        <w:tc>
          <w:tcPr>
            <w:shd w:fill="d9ead3" w:val="clear"/>
            <w:tcMar>
              <w:top w:w="100.0" w:type="dxa"/>
              <w:left w:w="100.0" w:type="dxa"/>
              <w:bottom w:w="100.0" w:type="dxa"/>
              <w:right w:w="100.0" w:type="dxa"/>
            </w:tcMar>
          </w:tcPr>
          <w:p w:rsidR="00000000" w:rsidDel="00000000" w:rsidP="00000000" w:rsidRDefault="00000000" w:rsidRPr="00000000" w14:paraId="000005B5">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shd w:fill="d9ead3" w:val="clear"/>
            <w:tcMar>
              <w:top w:w="100.0" w:type="dxa"/>
              <w:left w:w="100.0" w:type="dxa"/>
              <w:bottom w:w="100.0" w:type="dxa"/>
              <w:right w:w="100.0" w:type="dxa"/>
            </w:tcMar>
          </w:tcPr>
          <w:p w:rsidR="00000000" w:rsidDel="00000000" w:rsidP="00000000" w:rsidRDefault="00000000" w:rsidRPr="00000000" w14:paraId="000005B6">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Acción (actor)</w:t>
            </w:r>
          </w:p>
        </w:tc>
        <w:tc>
          <w:tcPr>
            <w:shd w:fill="d9ead3" w:val="clear"/>
            <w:tcMar>
              <w:top w:w="100.0" w:type="dxa"/>
              <w:left w:w="100.0" w:type="dxa"/>
              <w:bottom w:w="100.0" w:type="dxa"/>
              <w:right w:w="100.0" w:type="dxa"/>
            </w:tcMar>
          </w:tcPr>
          <w:p w:rsidR="00000000" w:rsidDel="00000000" w:rsidP="00000000" w:rsidRDefault="00000000" w:rsidRPr="00000000" w14:paraId="000005B7">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Reacción (sistema)</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5B8">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B9">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5BA">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ingresa datos incorrectos.</w:t>
            </w:r>
          </w:p>
        </w:tc>
        <w:tc>
          <w:tcPr>
            <w:tcMar>
              <w:top w:w="100.0" w:type="dxa"/>
              <w:left w:w="100.0" w:type="dxa"/>
              <w:bottom w:w="100.0" w:type="dxa"/>
              <w:right w:w="100.0" w:type="dxa"/>
            </w:tcMar>
          </w:tcPr>
          <w:p w:rsidR="00000000" w:rsidDel="00000000" w:rsidP="00000000" w:rsidRDefault="00000000" w:rsidRPr="00000000" w14:paraId="000005BB">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muestra un mensaje indicando que las credenciales son inválidas.</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5BC">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BD">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5BE">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intenta ingresar pero la sección no carga.</w:t>
            </w:r>
          </w:p>
        </w:tc>
        <w:tc>
          <w:tcPr>
            <w:tcMar>
              <w:top w:w="100.0" w:type="dxa"/>
              <w:left w:w="100.0" w:type="dxa"/>
              <w:bottom w:w="100.0" w:type="dxa"/>
              <w:right w:w="100.0" w:type="dxa"/>
            </w:tcMar>
          </w:tcPr>
          <w:p w:rsidR="00000000" w:rsidDel="00000000" w:rsidP="00000000" w:rsidRDefault="00000000" w:rsidRPr="00000000" w14:paraId="000005BF">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muestra un mensaje de error o vuelve al menú principal.</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5C0">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C1">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Mar>
              <w:top w:w="100.0" w:type="dxa"/>
              <w:left w:w="100.0" w:type="dxa"/>
              <w:bottom w:w="100.0" w:type="dxa"/>
              <w:right w:w="100.0" w:type="dxa"/>
            </w:tcMar>
          </w:tcPr>
          <w:p w:rsidR="00000000" w:rsidDel="00000000" w:rsidP="00000000" w:rsidRDefault="00000000" w:rsidRPr="00000000" w14:paraId="000005C2">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selecciona un producto agotado.</w:t>
            </w:r>
          </w:p>
        </w:tc>
        <w:tc>
          <w:tcPr>
            <w:tcMar>
              <w:top w:w="100.0" w:type="dxa"/>
              <w:left w:w="100.0" w:type="dxa"/>
              <w:bottom w:w="100.0" w:type="dxa"/>
              <w:right w:w="100.0" w:type="dxa"/>
            </w:tcMar>
          </w:tcPr>
          <w:p w:rsidR="00000000" w:rsidDel="00000000" w:rsidP="00000000" w:rsidRDefault="00000000" w:rsidRPr="00000000" w14:paraId="000005C3">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muestra un mensaje indicando “Producto no disponible”.</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5C4">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C5">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tcMar>
              <w:top w:w="100.0" w:type="dxa"/>
              <w:left w:w="100.0" w:type="dxa"/>
              <w:bottom w:w="100.0" w:type="dxa"/>
              <w:right w:w="100.0" w:type="dxa"/>
            </w:tcMar>
          </w:tcPr>
          <w:p w:rsidR="00000000" w:rsidDel="00000000" w:rsidP="00000000" w:rsidRDefault="00000000" w:rsidRPr="00000000" w14:paraId="000005C6">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ingresa una dirección incompleta o inválida.</w:t>
            </w:r>
          </w:p>
        </w:tc>
        <w:tc>
          <w:tcPr>
            <w:tcMar>
              <w:top w:w="100.0" w:type="dxa"/>
              <w:left w:w="100.0" w:type="dxa"/>
              <w:bottom w:w="100.0" w:type="dxa"/>
              <w:right w:w="100.0" w:type="dxa"/>
            </w:tcMar>
          </w:tcPr>
          <w:p w:rsidR="00000000" w:rsidDel="00000000" w:rsidP="00000000" w:rsidRDefault="00000000" w:rsidRPr="00000000" w14:paraId="000005C7">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solicita corregir la dirección.</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5C8">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C9">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tcMar>
              <w:top w:w="100.0" w:type="dxa"/>
              <w:left w:w="100.0" w:type="dxa"/>
              <w:bottom w:w="100.0" w:type="dxa"/>
              <w:right w:w="100.0" w:type="dxa"/>
            </w:tcMar>
          </w:tcPr>
          <w:p w:rsidR="00000000" w:rsidDel="00000000" w:rsidP="00000000" w:rsidRDefault="00000000" w:rsidRPr="00000000" w14:paraId="000005CA">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El cliente intenta pagar, pero el método no funciona (tarjeta rechazada).</w:t>
            </w:r>
          </w:p>
        </w:tc>
        <w:tc>
          <w:tcPr>
            <w:tcMar>
              <w:top w:w="100.0" w:type="dxa"/>
              <w:left w:w="100.0" w:type="dxa"/>
              <w:bottom w:w="100.0" w:type="dxa"/>
              <w:right w:w="100.0" w:type="dxa"/>
            </w:tcMar>
          </w:tcPr>
          <w:p w:rsidR="00000000" w:rsidDel="00000000" w:rsidP="00000000" w:rsidRDefault="00000000" w:rsidRPr="00000000" w14:paraId="000005CB">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muestra error de pago y pide elegir otro método.</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5CC">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Rendimiento</w:t>
            </w:r>
          </w:p>
        </w:tc>
        <w:tc>
          <w:tcPr>
            <w:gridSpan w:val="3"/>
            <w:tcMar>
              <w:top w:w="100.0" w:type="dxa"/>
              <w:left w:w="100.0" w:type="dxa"/>
              <w:bottom w:w="100.0" w:type="dxa"/>
              <w:right w:w="100.0" w:type="dxa"/>
            </w:tcMar>
          </w:tcPr>
          <w:p w:rsidR="00000000" w:rsidDel="00000000" w:rsidP="00000000" w:rsidRDefault="00000000" w:rsidRPr="00000000" w14:paraId="000005CD">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pago debe completarse en menos de 10 segundos.</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5D0">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Frecuencia</w:t>
            </w:r>
          </w:p>
        </w:tc>
        <w:tc>
          <w:tcPr>
            <w:gridSpan w:val="3"/>
            <w:tcMar>
              <w:top w:w="100.0" w:type="dxa"/>
              <w:left w:w="100.0" w:type="dxa"/>
              <w:bottom w:w="100.0" w:type="dxa"/>
              <w:right w:w="100.0" w:type="dxa"/>
            </w:tcMar>
          </w:tcPr>
          <w:p w:rsidR="00000000" w:rsidDel="00000000" w:rsidP="00000000" w:rsidRDefault="00000000" w:rsidRPr="00000000" w14:paraId="000005D1">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Varias veces al día.</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5D4">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Importancia</w:t>
            </w:r>
          </w:p>
        </w:tc>
        <w:tc>
          <w:tcPr>
            <w:gridSpan w:val="3"/>
            <w:tcMar>
              <w:top w:w="100.0" w:type="dxa"/>
              <w:left w:w="100.0" w:type="dxa"/>
              <w:bottom w:w="100.0" w:type="dxa"/>
              <w:right w:w="100.0" w:type="dxa"/>
            </w:tcMar>
          </w:tcPr>
          <w:p w:rsidR="00000000" w:rsidDel="00000000" w:rsidP="00000000" w:rsidRDefault="00000000" w:rsidRPr="00000000" w14:paraId="000005D5">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Vital.</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5D8">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Urgencia</w:t>
            </w:r>
          </w:p>
        </w:tc>
        <w:tc>
          <w:tcPr>
            <w:gridSpan w:val="3"/>
            <w:tcMar>
              <w:top w:w="100.0" w:type="dxa"/>
              <w:left w:w="100.0" w:type="dxa"/>
              <w:bottom w:w="100.0" w:type="dxa"/>
              <w:right w:w="100.0" w:type="dxa"/>
            </w:tcMar>
          </w:tcPr>
          <w:p w:rsidR="00000000" w:rsidDel="00000000" w:rsidP="00000000" w:rsidRDefault="00000000" w:rsidRPr="00000000" w14:paraId="000005D9">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Inmediata.</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5DC">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Comentarios</w:t>
            </w:r>
          </w:p>
        </w:tc>
        <w:tc>
          <w:tcPr>
            <w:gridSpan w:val="3"/>
            <w:tcMar>
              <w:top w:w="100.0" w:type="dxa"/>
              <w:left w:w="100.0" w:type="dxa"/>
              <w:bottom w:w="100.0" w:type="dxa"/>
              <w:right w:w="100.0" w:type="dxa"/>
            </w:tcMar>
          </w:tcPr>
          <w:p w:rsidR="00000000" w:rsidDel="00000000" w:rsidP="00000000" w:rsidRDefault="00000000" w:rsidRPr="00000000" w14:paraId="000005DD">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Ninguno</w:t>
            </w:r>
          </w:p>
        </w:tc>
      </w:tr>
    </w:tbl>
    <w:p w:rsidR="00000000" w:rsidDel="00000000" w:rsidP="00000000" w:rsidRDefault="00000000" w:rsidRPr="00000000" w14:paraId="000005E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E1">
      <w:pPr>
        <w:pStyle w:val="Heading1"/>
        <w:spacing w:line="259" w:lineRule="auto"/>
        <w:rPr/>
      </w:pPr>
      <w:r w:rsidDel="00000000" w:rsidR="00000000" w:rsidRPr="00000000">
        <w:rPr>
          <w:rtl w:val="0"/>
        </w:rPr>
      </w:r>
    </w:p>
    <w:tbl>
      <w:tblPr>
        <w:tblStyle w:val="Table46"/>
        <w:tblW w:w="11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450"/>
        <w:gridCol w:w="4200"/>
        <w:gridCol w:w="4680"/>
        <w:tblGridChange w:id="0">
          <w:tblGrid>
            <w:gridCol w:w="1770"/>
            <w:gridCol w:w="450"/>
            <w:gridCol w:w="4200"/>
            <w:gridCol w:w="4680"/>
          </w:tblGrid>
        </w:tblGridChange>
      </w:tblGrid>
      <w:tr>
        <w:trPr>
          <w:cantSplit w:val="0"/>
          <w:trHeight w:val="420" w:hRule="atLeast"/>
          <w:tblHeader w:val="0"/>
        </w:trPr>
        <w:tc>
          <w:tcPr>
            <w:shd w:fill="a4c2f4" w:val="clear"/>
            <w:tcMar>
              <w:top w:w="100.0" w:type="dxa"/>
              <w:left w:w="100.0" w:type="dxa"/>
              <w:bottom w:w="100.0" w:type="dxa"/>
              <w:right w:w="100.0" w:type="dxa"/>
            </w:tcMar>
          </w:tcPr>
          <w:p w:rsidR="00000000" w:rsidDel="00000000" w:rsidP="00000000" w:rsidRDefault="00000000" w:rsidRPr="00000000" w14:paraId="000005E2">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Generar facturas</w:t>
            </w:r>
          </w:p>
        </w:tc>
        <w:tc>
          <w:tcPr>
            <w:gridSpan w:val="3"/>
            <w:shd w:fill="a4c2f4" w:val="clear"/>
            <w:tcMar>
              <w:top w:w="100.0" w:type="dxa"/>
              <w:left w:w="100.0" w:type="dxa"/>
              <w:bottom w:w="100.0" w:type="dxa"/>
              <w:right w:w="100.0" w:type="dxa"/>
            </w:tcMar>
          </w:tcPr>
          <w:p w:rsidR="00000000" w:rsidDel="00000000" w:rsidP="00000000" w:rsidRDefault="00000000" w:rsidRPr="00000000" w14:paraId="000005E3">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CU11</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5E6">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w:t>
            </w:r>
          </w:p>
        </w:tc>
        <w:tc>
          <w:tcPr>
            <w:gridSpan w:val="3"/>
            <w:tcMar>
              <w:top w:w="100.0" w:type="dxa"/>
              <w:left w:w="100.0" w:type="dxa"/>
              <w:bottom w:w="100.0" w:type="dxa"/>
              <w:right w:w="100.0" w:type="dxa"/>
            </w:tcMar>
          </w:tcPr>
          <w:p w:rsidR="00000000" w:rsidDel="00000000" w:rsidP="00000000" w:rsidRDefault="00000000" w:rsidRPr="00000000" w14:paraId="000005E7">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 un comprobante digital en formato PDF o físico con el resumen total y legal de la compra realizada. </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5EA">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Actores</w:t>
            </w:r>
          </w:p>
        </w:tc>
        <w:tc>
          <w:tcPr>
            <w:gridSpan w:val="3"/>
            <w:tcMar>
              <w:top w:w="100.0" w:type="dxa"/>
              <w:left w:w="100.0" w:type="dxa"/>
              <w:bottom w:w="100.0" w:type="dxa"/>
              <w:right w:w="100.0" w:type="dxa"/>
            </w:tcMar>
          </w:tcPr>
          <w:p w:rsidR="00000000" w:rsidDel="00000000" w:rsidP="00000000" w:rsidRDefault="00000000" w:rsidRPr="00000000" w14:paraId="000005EB">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Cajero, Cliente. </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5EE">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w:t>
            </w:r>
          </w:p>
          <w:p w:rsidR="00000000" w:rsidDel="00000000" w:rsidP="00000000" w:rsidRDefault="00000000" w:rsidRPr="00000000" w14:paraId="000005EF">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condiciones</w:t>
            </w:r>
          </w:p>
        </w:tc>
        <w:tc>
          <w:tcPr>
            <w:gridSpan w:val="3"/>
            <w:tcMar>
              <w:top w:w="100.0" w:type="dxa"/>
              <w:left w:w="100.0" w:type="dxa"/>
              <w:bottom w:w="100.0" w:type="dxa"/>
              <w:right w:w="100.0" w:type="dxa"/>
            </w:tcMar>
          </w:tcPr>
          <w:p w:rsidR="00000000" w:rsidDel="00000000" w:rsidP="00000000" w:rsidRDefault="00000000" w:rsidRPr="00000000" w14:paraId="000005F0">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pedido debe estar en estado "Pagado". </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5F3">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Post condiciones</w:t>
            </w:r>
          </w:p>
        </w:tc>
        <w:tc>
          <w:tcPr>
            <w:gridSpan w:val="3"/>
            <w:tcMar>
              <w:top w:w="100.0" w:type="dxa"/>
              <w:left w:w="100.0" w:type="dxa"/>
              <w:bottom w:w="100.0" w:type="dxa"/>
              <w:right w:w="100.0" w:type="dxa"/>
            </w:tcMar>
          </w:tcPr>
          <w:p w:rsidR="00000000" w:rsidDel="00000000" w:rsidP="00000000" w:rsidRDefault="00000000" w:rsidRPr="00000000" w14:paraId="000005F4">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genera el archivo de la factura y actualiza el registro como facturado. </w:t>
            </w:r>
          </w:p>
        </w:tc>
      </w:tr>
      <w:tr>
        <w:trPr>
          <w:cantSplit w:val="0"/>
          <w:trHeight w:val="420" w:hRule="atLeast"/>
          <w:tblHeader w:val="0"/>
        </w:trPr>
        <w:tc>
          <w:tcPr>
            <w:vMerge w:val="restart"/>
            <w:shd w:fill="fff2cc" w:val="clear"/>
            <w:tcMar>
              <w:top w:w="100.0" w:type="dxa"/>
              <w:left w:w="100.0" w:type="dxa"/>
              <w:bottom w:w="100.0" w:type="dxa"/>
              <w:right w:w="100.0" w:type="dxa"/>
            </w:tcMar>
          </w:tcPr>
          <w:p w:rsidR="00000000" w:rsidDel="00000000" w:rsidP="00000000" w:rsidRDefault="00000000" w:rsidRPr="00000000" w14:paraId="000005F7">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Secuencia Normal</w:t>
            </w:r>
          </w:p>
        </w:tc>
        <w:tc>
          <w:tcPr>
            <w:shd w:fill="d9ead3" w:val="clear"/>
            <w:tcMar>
              <w:top w:w="100.0" w:type="dxa"/>
              <w:left w:w="100.0" w:type="dxa"/>
              <w:bottom w:w="100.0" w:type="dxa"/>
              <w:right w:w="100.0" w:type="dxa"/>
            </w:tcMar>
          </w:tcPr>
          <w:p w:rsidR="00000000" w:rsidDel="00000000" w:rsidP="00000000" w:rsidRDefault="00000000" w:rsidRPr="00000000" w14:paraId="000005F8">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tc>
        <w:tc>
          <w:tcPr>
            <w:shd w:fill="d9ead3" w:val="clear"/>
            <w:tcMar>
              <w:top w:w="100.0" w:type="dxa"/>
              <w:left w:w="100.0" w:type="dxa"/>
              <w:bottom w:w="100.0" w:type="dxa"/>
              <w:right w:w="100.0" w:type="dxa"/>
            </w:tcMar>
          </w:tcPr>
          <w:p w:rsidR="00000000" w:rsidDel="00000000" w:rsidP="00000000" w:rsidRDefault="00000000" w:rsidRPr="00000000" w14:paraId="000005F9">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Acción (actor)</w:t>
            </w:r>
          </w:p>
        </w:tc>
        <w:tc>
          <w:tcPr>
            <w:shd w:fill="d9ead3" w:val="clear"/>
            <w:tcMar>
              <w:top w:w="100.0" w:type="dxa"/>
              <w:left w:w="100.0" w:type="dxa"/>
              <w:bottom w:w="100.0" w:type="dxa"/>
              <w:right w:w="100.0" w:type="dxa"/>
            </w:tcMar>
          </w:tcPr>
          <w:p w:rsidR="00000000" w:rsidDel="00000000" w:rsidP="00000000" w:rsidRDefault="00000000" w:rsidRPr="00000000" w14:paraId="000005FA">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Reacción (sistema)</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FC">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5FD">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cajero (o el cliente desde la web) presiona el botón "Generar Factura". </w:t>
            </w:r>
          </w:p>
        </w:tc>
        <w:tc>
          <w:tcPr>
            <w:tcMar>
              <w:top w:w="100.0" w:type="dxa"/>
              <w:left w:w="100.0" w:type="dxa"/>
              <w:bottom w:w="100.0" w:type="dxa"/>
              <w:right w:w="100.0" w:type="dxa"/>
            </w:tcMar>
          </w:tcPr>
          <w:p w:rsidR="00000000" w:rsidDel="00000000" w:rsidP="00000000" w:rsidRDefault="00000000" w:rsidRPr="00000000" w14:paraId="000005FE">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extrae los datos del pedido (platos, precios, fecha, mesa e impuestos) de la base de datos. </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00">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601">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actor confirma la descarga del archivo digital o el envío a la impresora. </w:t>
            </w:r>
          </w:p>
        </w:tc>
        <w:tc>
          <w:tcPr>
            <w:tcMar>
              <w:top w:w="100.0" w:type="dxa"/>
              <w:left w:w="100.0" w:type="dxa"/>
              <w:bottom w:w="100.0" w:type="dxa"/>
              <w:right w:w="100.0" w:type="dxa"/>
            </w:tcMar>
          </w:tcPr>
          <w:p w:rsidR="00000000" w:rsidDel="00000000" w:rsidP="00000000" w:rsidRDefault="00000000" w:rsidRPr="00000000" w14:paraId="00000602">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genera un archivo PDF ordenado con el diseño del restaurante. </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04">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Mar>
              <w:top w:w="100.0" w:type="dxa"/>
              <w:left w:w="100.0" w:type="dxa"/>
              <w:bottom w:w="100.0" w:type="dxa"/>
              <w:right w:w="100.0" w:type="dxa"/>
            </w:tcMar>
          </w:tcPr>
          <w:p w:rsidR="00000000" w:rsidDel="00000000" w:rsidP="00000000" w:rsidRDefault="00000000" w:rsidRPr="00000000" w14:paraId="00000605">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actor abre el documento descargado o retira el papel de la ticketera. </w:t>
            </w:r>
          </w:p>
        </w:tc>
        <w:tc>
          <w:tcPr>
            <w:tcMar>
              <w:top w:w="100.0" w:type="dxa"/>
              <w:left w:w="100.0" w:type="dxa"/>
              <w:bottom w:w="100.0" w:type="dxa"/>
              <w:right w:w="100.0" w:type="dxa"/>
            </w:tcMar>
          </w:tcPr>
          <w:p w:rsidR="00000000" w:rsidDel="00000000" w:rsidP="00000000" w:rsidRDefault="00000000" w:rsidRPr="00000000" w14:paraId="00000606">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descarga automáticamente el PDF (o manda la señal de impresión) mostrando el mensaje: "Comprobante de venta generado correctamente". </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607">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Excepciones</w:t>
            </w:r>
          </w:p>
        </w:tc>
        <w:tc>
          <w:tcPr>
            <w:shd w:fill="d9ead3" w:val="clear"/>
            <w:tcMar>
              <w:top w:w="100.0" w:type="dxa"/>
              <w:left w:w="100.0" w:type="dxa"/>
              <w:bottom w:w="100.0" w:type="dxa"/>
              <w:right w:w="100.0" w:type="dxa"/>
            </w:tcMar>
          </w:tcPr>
          <w:p w:rsidR="00000000" w:rsidDel="00000000" w:rsidP="00000000" w:rsidRDefault="00000000" w:rsidRPr="00000000" w14:paraId="00000608">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shd w:fill="d9ead3" w:val="clear"/>
            <w:tcMar>
              <w:top w:w="100.0" w:type="dxa"/>
              <w:left w:w="100.0" w:type="dxa"/>
              <w:bottom w:w="100.0" w:type="dxa"/>
              <w:right w:w="100.0" w:type="dxa"/>
            </w:tcMar>
          </w:tcPr>
          <w:p w:rsidR="00000000" w:rsidDel="00000000" w:rsidP="00000000" w:rsidRDefault="00000000" w:rsidRPr="00000000" w14:paraId="00000609">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Acción (actor)</w:t>
            </w:r>
          </w:p>
        </w:tc>
        <w:tc>
          <w:tcPr>
            <w:shd w:fill="d9ead3" w:val="clear"/>
            <w:tcMar>
              <w:top w:w="100.0" w:type="dxa"/>
              <w:left w:w="100.0" w:type="dxa"/>
              <w:bottom w:w="100.0" w:type="dxa"/>
              <w:right w:w="100.0" w:type="dxa"/>
            </w:tcMar>
          </w:tcPr>
          <w:p w:rsidR="00000000" w:rsidDel="00000000" w:rsidP="00000000" w:rsidRDefault="00000000" w:rsidRPr="00000000" w14:paraId="0000060A">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Reacción (sistema)</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60B">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0C">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60D">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cajero da clic en generar factura a una mesa que no ha pagado la cuenta. </w:t>
            </w:r>
          </w:p>
        </w:tc>
        <w:tc>
          <w:tcPr>
            <w:tcMar>
              <w:top w:w="100.0" w:type="dxa"/>
              <w:left w:w="100.0" w:type="dxa"/>
              <w:bottom w:w="100.0" w:type="dxa"/>
              <w:right w:w="100.0" w:type="dxa"/>
            </w:tcMar>
          </w:tcPr>
          <w:p w:rsidR="00000000" w:rsidDel="00000000" w:rsidP="00000000" w:rsidRDefault="00000000" w:rsidRPr="00000000" w14:paraId="0000060E">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bloquea el botón y muestra el mensaje: "No se puede generar factura de un pedido pendiente de pago". </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60F">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10">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611">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va a buscar el NIT o dirección del restaurante para ponerlo en la factura y no lo encuentra. </w:t>
            </w:r>
          </w:p>
        </w:tc>
        <w:tc>
          <w:tcPr>
            <w:tcMar>
              <w:top w:w="100.0" w:type="dxa"/>
              <w:left w:w="100.0" w:type="dxa"/>
              <w:bottom w:w="100.0" w:type="dxa"/>
              <w:right w:w="100.0" w:type="dxa"/>
            </w:tcMar>
          </w:tcPr>
          <w:p w:rsidR="00000000" w:rsidDel="00000000" w:rsidP="00000000" w:rsidRDefault="00000000" w:rsidRPr="00000000" w14:paraId="00000612">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detiene la generación del PDF y muestra el mensaje: "Error: Configuración de datos fiscales incompleta en el panel administrativo". </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613">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14">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Mar>
              <w:top w:w="100.0" w:type="dxa"/>
              <w:left w:w="100.0" w:type="dxa"/>
              <w:bottom w:w="100.0" w:type="dxa"/>
              <w:right w:w="100.0" w:type="dxa"/>
            </w:tcMar>
          </w:tcPr>
          <w:p w:rsidR="00000000" w:rsidDel="00000000" w:rsidP="00000000" w:rsidRDefault="00000000" w:rsidRPr="00000000" w14:paraId="00000615">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da clic en descargar pero el componente de software que crea los PDF falla. </w:t>
            </w:r>
          </w:p>
        </w:tc>
        <w:tc>
          <w:tcPr>
            <w:tcMar>
              <w:top w:w="100.0" w:type="dxa"/>
              <w:left w:w="100.0" w:type="dxa"/>
              <w:bottom w:w="100.0" w:type="dxa"/>
              <w:right w:w="100.0" w:type="dxa"/>
            </w:tcMar>
          </w:tcPr>
          <w:p w:rsidR="00000000" w:rsidDel="00000000" w:rsidP="00000000" w:rsidRDefault="00000000" w:rsidRPr="00000000" w14:paraId="00000616">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muestra una alerta en la pantalla con el mensaje: "Error de software: No se pudo compilar la factura en PDF. Intente de nuevo". </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617">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Rendimiento</w:t>
            </w:r>
          </w:p>
        </w:tc>
        <w:tc>
          <w:tcPr>
            <w:gridSpan w:val="3"/>
            <w:tcMar>
              <w:top w:w="100.0" w:type="dxa"/>
              <w:left w:w="100.0" w:type="dxa"/>
              <w:bottom w:w="100.0" w:type="dxa"/>
              <w:right w:w="100.0" w:type="dxa"/>
            </w:tcMar>
          </w:tcPr>
          <w:p w:rsidR="00000000" w:rsidDel="00000000" w:rsidP="00000000" w:rsidRDefault="00000000" w:rsidRPr="00000000" w14:paraId="00000618">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factura debe generarse en menos de 3 segundos.</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61B">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Frecuencia</w:t>
            </w:r>
          </w:p>
        </w:tc>
        <w:tc>
          <w:tcPr>
            <w:gridSpan w:val="3"/>
            <w:tcMar>
              <w:top w:w="100.0" w:type="dxa"/>
              <w:left w:w="100.0" w:type="dxa"/>
              <w:bottom w:w="100.0" w:type="dxa"/>
              <w:right w:w="100.0" w:type="dxa"/>
            </w:tcMar>
          </w:tcPr>
          <w:p w:rsidR="00000000" w:rsidDel="00000000" w:rsidP="00000000" w:rsidRDefault="00000000" w:rsidRPr="00000000" w14:paraId="0000061C">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Varias veces al día dependiendo del flujo de clientes.</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61F">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Importancia</w:t>
            </w:r>
          </w:p>
        </w:tc>
        <w:tc>
          <w:tcPr>
            <w:gridSpan w:val="3"/>
            <w:tcMar>
              <w:top w:w="100.0" w:type="dxa"/>
              <w:left w:w="100.0" w:type="dxa"/>
              <w:bottom w:w="100.0" w:type="dxa"/>
              <w:right w:w="100.0" w:type="dxa"/>
            </w:tcMar>
          </w:tcPr>
          <w:p w:rsidR="00000000" w:rsidDel="00000000" w:rsidP="00000000" w:rsidRDefault="00000000" w:rsidRPr="00000000" w14:paraId="00000620">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Importante.</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623">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Urgencia</w:t>
            </w:r>
          </w:p>
        </w:tc>
        <w:tc>
          <w:tcPr>
            <w:gridSpan w:val="3"/>
            <w:tcMar>
              <w:top w:w="100.0" w:type="dxa"/>
              <w:left w:w="100.0" w:type="dxa"/>
              <w:bottom w:w="100.0" w:type="dxa"/>
              <w:right w:w="100.0" w:type="dxa"/>
            </w:tcMar>
          </w:tcPr>
          <w:p w:rsidR="00000000" w:rsidDel="00000000" w:rsidP="00000000" w:rsidRDefault="00000000" w:rsidRPr="00000000" w14:paraId="00000624">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Inmediata.</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627">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Comentarios</w:t>
            </w:r>
          </w:p>
        </w:tc>
        <w:tc>
          <w:tcPr>
            <w:gridSpan w:val="3"/>
            <w:tcMar>
              <w:top w:w="100.0" w:type="dxa"/>
              <w:left w:w="100.0" w:type="dxa"/>
              <w:bottom w:w="100.0" w:type="dxa"/>
              <w:right w:w="100.0" w:type="dxa"/>
            </w:tcMar>
          </w:tcPr>
          <w:p w:rsidR="00000000" w:rsidDel="00000000" w:rsidP="00000000" w:rsidRDefault="00000000" w:rsidRPr="00000000" w14:paraId="00000628">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Ninguno</w:t>
            </w:r>
          </w:p>
        </w:tc>
      </w:tr>
    </w:tbl>
    <w:p w:rsidR="00000000" w:rsidDel="00000000" w:rsidP="00000000" w:rsidRDefault="00000000" w:rsidRPr="00000000" w14:paraId="0000062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2C">
      <w:pPr>
        <w:pStyle w:val="Heading1"/>
        <w:spacing w:line="259" w:lineRule="auto"/>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r>
    </w:p>
    <w:tbl>
      <w:tblPr>
        <w:tblStyle w:val="Table47"/>
        <w:tblW w:w="11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450"/>
        <w:gridCol w:w="4200"/>
        <w:gridCol w:w="4680"/>
        <w:tblGridChange w:id="0">
          <w:tblGrid>
            <w:gridCol w:w="1770"/>
            <w:gridCol w:w="450"/>
            <w:gridCol w:w="4200"/>
            <w:gridCol w:w="4680"/>
          </w:tblGrid>
        </w:tblGridChange>
      </w:tblGrid>
      <w:tr>
        <w:trPr>
          <w:cantSplit w:val="0"/>
          <w:trHeight w:val="420" w:hRule="atLeast"/>
          <w:tblHeader w:val="0"/>
        </w:trPr>
        <w:tc>
          <w:tcPr>
            <w:shd w:fill="a4c2f4" w:val="clear"/>
            <w:tcMar>
              <w:top w:w="100.0" w:type="dxa"/>
              <w:left w:w="100.0" w:type="dxa"/>
              <w:bottom w:w="100.0" w:type="dxa"/>
              <w:right w:w="100.0" w:type="dxa"/>
            </w:tcMar>
          </w:tcPr>
          <w:p w:rsidR="00000000" w:rsidDel="00000000" w:rsidP="00000000" w:rsidRDefault="00000000" w:rsidRPr="00000000" w14:paraId="0000062F">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Atender clientes mediante Chat Bot</w:t>
            </w:r>
          </w:p>
        </w:tc>
        <w:tc>
          <w:tcPr>
            <w:gridSpan w:val="3"/>
            <w:shd w:fill="a4c2f4" w:val="clear"/>
            <w:tcMar>
              <w:top w:w="100.0" w:type="dxa"/>
              <w:left w:w="100.0" w:type="dxa"/>
              <w:bottom w:w="100.0" w:type="dxa"/>
              <w:right w:w="100.0" w:type="dxa"/>
            </w:tcMar>
          </w:tcPr>
          <w:p w:rsidR="00000000" w:rsidDel="00000000" w:rsidP="00000000" w:rsidRDefault="00000000" w:rsidRPr="00000000" w14:paraId="00000630">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CU12</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633">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w:t>
            </w:r>
          </w:p>
        </w:tc>
        <w:tc>
          <w:tcPr>
            <w:gridSpan w:val="3"/>
            <w:tcMar>
              <w:top w:w="100.0" w:type="dxa"/>
              <w:left w:w="100.0" w:type="dxa"/>
              <w:bottom w:w="100.0" w:type="dxa"/>
              <w:right w:w="100.0" w:type="dxa"/>
            </w:tcMar>
          </w:tcPr>
          <w:p w:rsidR="00000000" w:rsidDel="00000000" w:rsidP="00000000" w:rsidRDefault="00000000" w:rsidRPr="00000000" w14:paraId="00000634">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 asistente automatizado responde preguntas de los clientes en la web </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637">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Actores</w:t>
            </w:r>
          </w:p>
        </w:tc>
        <w:tc>
          <w:tcPr>
            <w:gridSpan w:val="3"/>
            <w:tcMar>
              <w:top w:w="100.0" w:type="dxa"/>
              <w:left w:w="100.0" w:type="dxa"/>
              <w:bottom w:w="100.0" w:type="dxa"/>
              <w:right w:w="100.0" w:type="dxa"/>
            </w:tcMar>
          </w:tcPr>
          <w:p w:rsidR="00000000" w:rsidDel="00000000" w:rsidP="00000000" w:rsidRDefault="00000000" w:rsidRPr="00000000" w14:paraId="00000638">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Cliente</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63B">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w:t>
            </w:r>
          </w:p>
          <w:p w:rsidR="00000000" w:rsidDel="00000000" w:rsidP="00000000" w:rsidRDefault="00000000" w:rsidRPr="00000000" w14:paraId="0000063C">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condiciones</w:t>
            </w:r>
          </w:p>
        </w:tc>
        <w:tc>
          <w:tcPr>
            <w:gridSpan w:val="3"/>
            <w:tcMar>
              <w:top w:w="100.0" w:type="dxa"/>
              <w:left w:w="100.0" w:type="dxa"/>
              <w:bottom w:w="100.0" w:type="dxa"/>
              <w:right w:w="100.0" w:type="dxa"/>
            </w:tcMar>
          </w:tcPr>
          <w:p w:rsidR="00000000" w:rsidDel="00000000" w:rsidP="00000000" w:rsidRDefault="00000000" w:rsidRPr="00000000" w14:paraId="0000063D">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chat bot debe estar activo y configurado en la página de inicio del restaurante. </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640">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Post condiciones</w:t>
            </w:r>
          </w:p>
        </w:tc>
        <w:tc>
          <w:tcPr>
            <w:gridSpan w:val="3"/>
            <w:tcMar>
              <w:top w:w="100.0" w:type="dxa"/>
              <w:left w:w="100.0" w:type="dxa"/>
              <w:bottom w:w="100.0" w:type="dxa"/>
              <w:right w:w="100.0" w:type="dxa"/>
            </w:tcMar>
          </w:tcPr>
          <w:p w:rsidR="00000000" w:rsidDel="00000000" w:rsidP="00000000" w:rsidRDefault="00000000" w:rsidRPr="00000000" w14:paraId="00000641">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recibe respuestas automáticas al instante en su pantalla de chat. </w:t>
            </w:r>
          </w:p>
        </w:tc>
      </w:tr>
      <w:tr>
        <w:trPr>
          <w:cantSplit w:val="0"/>
          <w:trHeight w:val="420" w:hRule="atLeast"/>
          <w:tblHeader w:val="0"/>
        </w:trPr>
        <w:tc>
          <w:tcPr>
            <w:vMerge w:val="restart"/>
            <w:shd w:fill="fff2cc" w:val="clear"/>
            <w:tcMar>
              <w:top w:w="100.0" w:type="dxa"/>
              <w:left w:w="100.0" w:type="dxa"/>
              <w:bottom w:w="100.0" w:type="dxa"/>
              <w:right w:w="100.0" w:type="dxa"/>
            </w:tcMar>
          </w:tcPr>
          <w:p w:rsidR="00000000" w:rsidDel="00000000" w:rsidP="00000000" w:rsidRDefault="00000000" w:rsidRPr="00000000" w14:paraId="00000644">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Secuencia Normal</w:t>
            </w:r>
          </w:p>
        </w:tc>
        <w:tc>
          <w:tcPr>
            <w:shd w:fill="d9ead3" w:val="clear"/>
            <w:tcMar>
              <w:top w:w="100.0" w:type="dxa"/>
              <w:left w:w="100.0" w:type="dxa"/>
              <w:bottom w:w="100.0" w:type="dxa"/>
              <w:right w:w="100.0" w:type="dxa"/>
            </w:tcMar>
          </w:tcPr>
          <w:p w:rsidR="00000000" w:rsidDel="00000000" w:rsidP="00000000" w:rsidRDefault="00000000" w:rsidRPr="00000000" w14:paraId="00000645">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tc>
        <w:tc>
          <w:tcPr>
            <w:shd w:fill="d9ead3" w:val="clear"/>
            <w:tcMar>
              <w:top w:w="100.0" w:type="dxa"/>
              <w:left w:w="100.0" w:type="dxa"/>
              <w:bottom w:w="100.0" w:type="dxa"/>
              <w:right w:w="100.0" w:type="dxa"/>
            </w:tcMar>
          </w:tcPr>
          <w:p w:rsidR="00000000" w:rsidDel="00000000" w:rsidP="00000000" w:rsidRDefault="00000000" w:rsidRPr="00000000" w14:paraId="00000646">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Acción (actor)</w:t>
            </w:r>
          </w:p>
        </w:tc>
        <w:tc>
          <w:tcPr>
            <w:shd w:fill="d9ead3" w:val="clear"/>
            <w:tcMar>
              <w:top w:w="100.0" w:type="dxa"/>
              <w:left w:w="100.0" w:type="dxa"/>
              <w:bottom w:w="100.0" w:type="dxa"/>
              <w:right w:w="100.0" w:type="dxa"/>
            </w:tcMar>
          </w:tcPr>
          <w:p w:rsidR="00000000" w:rsidDel="00000000" w:rsidP="00000000" w:rsidRDefault="00000000" w:rsidRPr="00000000" w14:paraId="00000647">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Reacción (sistema)</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49">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64A">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abre la burbuja flotante del chat en la página web. </w:t>
            </w:r>
          </w:p>
        </w:tc>
        <w:tc>
          <w:tcPr>
            <w:tcMar>
              <w:top w:w="100.0" w:type="dxa"/>
              <w:left w:w="100.0" w:type="dxa"/>
              <w:bottom w:w="100.0" w:type="dxa"/>
              <w:right w:w="100.0" w:type="dxa"/>
            </w:tcMar>
          </w:tcPr>
          <w:p w:rsidR="00000000" w:rsidDel="00000000" w:rsidP="00000000" w:rsidRDefault="00000000" w:rsidRPr="00000000" w14:paraId="0000064B">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abre la pestaña de chat y muestra un saludo automático con opciones de botones. </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4D">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64E">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escribe una pregunta de texto </w:t>
            </w:r>
          </w:p>
        </w:tc>
        <w:tc>
          <w:tcPr>
            <w:tcMar>
              <w:top w:w="100.0" w:type="dxa"/>
              <w:left w:w="100.0" w:type="dxa"/>
              <w:bottom w:w="100.0" w:type="dxa"/>
              <w:right w:w="100.0" w:type="dxa"/>
            </w:tcMar>
          </w:tcPr>
          <w:p w:rsidR="00000000" w:rsidDel="00000000" w:rsidP="00000000" w:rsidRDefault="00000000" w:rsidRPr="00000000" w14:paraId="0000064F">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lee la pregunta y analiza las palabras clave ingresadas. </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51">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Mar>
              <w:top w:w="100.0" w:type="dxa"/>
              <w:left w:w="100.0" w:type="dxa"/>
              <w:bottom w:w="100.0" w:type="dxa"/>
              <w:right w:w="100.0" w:type="dxa"/>
            </w:tcMar>
          </w:tcPr>
          <w:p w:rsidR="00000000" w:rsidDel="00000000" w:rsidP="00000000" w:rsidRDefault="00000000" w:rsidRPr="00000000" w14:paraId="00000652">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espera un segundo la respuesta del robot. </w:t>
            </w:r>
          </w:p>
        </w:tc>
        <w:tc>
          <w:tcPr>
            <w:tcMar>
              <w:top w:w="100.0" w:type="dxa"/>
              <w:left w:w="100.0" w:type="dxa"/>
              <w:bottom w:w="100.0" w:type="dxa"/>
              <w:right w:w="100.0" w:type="dxa"/>
            </w:tcMar>
          </w:tcPr>
          <w:p w:rsidR="00000000" w:rsidDel="00000000" w:rsidP="00000000" w:rsidRDefault="00000000" w:rsidRPr="00000000" w14:paraId="00000653">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busca la respuesta en la base de datos de preguntas frecuentes y la pinta en el chat. </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654">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Excepciones</w:t>
            </w:r>
          </w:p>
        </w:tc>
        <w:tc>
          <w:tcPr>
            <w:shd w:fill="d9ead3" w:val="clear"/>
            <w:tcMar>
              <w:top w:w="100.0" w:type="dxa"/>
              <w:left w:w="100.0" w:type="dxa"/>
              <w:bottom w:w="100.0" w:type="dxa"/>
              <w:right w:w="100.0" w:type="dxa"/>
            </w:tcMar>
          </w:tcPr>
          <w:p w:rsidR="00000000" w:rsidDel="00000000" w:rsidP="00000000" w:rsidRDefault="00000000" w:rsidRPr="00000000" w14:paraId="00000655">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shd w:fill="d9ead3" w:val="clear"/>
            <w:tcMar>
              <w:top w:w="100.0" w:type="dxa"/>
              <w:left w:w="100.0" w:type="dxa"/>
              <w:bottom w:w="100.0" w:type="dxa"/>
              <w:right w:w="100.0" w:type="dxa"/>
            </w:tcMar>
          </w:tcPr>
          <w:p w:rsidR="00000000" w:rsidDel="00000000" w:rsidP="00000000" w:rsidRDefault="00000000" w:rsidRPr="00000000" w14:paraId="00000656">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Acción (actor)</w:t>
            </w:r>
          </w:p>
        </w:tc>
        <w:tc>
          <w:tcPr>
            <w:shd w:fill="d9ead3" w:val="clear"/>
            <w:tcMar>
              <w:top w:w="100.0" w:type="dxa"/>
              <w:left w:w="100.0" w:type="dxa"/>
              <w:bottom w:w="100.0" w:type="dxa"/>
              <w:right w:w="100.0" w:type="dxa"/>
            </w:tcMar>
          </w:tcPr>
          <w:p w:rsidR="00000000" w:rsidDel="00000000" w:rsidP="00000000" w:rsidRDefault="00000000" w:rsidRPr="00000000" w14:paraId="00000657">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Reacción (sistema)</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658">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59">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65A">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escribe algo confuso o con mala ortografía </w:t>
            </w:r>
          </w:p>
        </w:tc>
        <w:tc>
          <w:tcPr>
            <w:tcMar>
              <w:top w:w="100.0" w:type="dxa"/>
              <w:left w:w="100.0" w:type="dxa"/>
              <w:bottom w:w="100.0" w:type="dxa"/>
              <w:right w:w="100.0" w:type="dxa"/>
            </w:tcMar>
          </w:tcPr>
          <w:p w:rsidR="00000000" w:rsidDel="00000000" w:rsidP="00000000" w:rsidRDefault="00000000" w:rsidRPr="00000000" w14:paraId="0000065B">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no encuentra coincidencias lógicas y muestra el mensaje: "Lo siento, no entendí tu pregunta. ¿Puedes intentar escribirla de otra forma?". </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65C">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5D">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65E">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presiona la tecla de enviar sin haber escrito ninguna letra en la casilla. </w:t>
            </w:r>
          </w:p>
        </w:tc>
        <w:tc>
          <w:tcPr>
            <w:tcMar>
              <w:top w:w="100.0" w:type="dxa"/>
              <w:left w:w="100.0" w:type="dxa"/>
              <w:bottom w:w="100.0" w:type="dxa"/>
              <w:right w:w="100.0" w:type="dxa"/>
            </w:tcMar>
          </w:tcPr>
          <w:p w:rsidR="00000000" w:rsidDel="00000000" w:rsidP="00000000" w:rsidRDefault="00000000" w:rsidRPr="00000000" w14:paraId="0000065F">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chat no procesa nada en el servidor y mantiene la pantalla igual sin añadir burbujas de texto. </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660">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61">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Mar>
              <w:top w:w="100.0" w:type="dxa"/>
              <w:left w:w="100.0" w:type="dxa"/>
              <w:bottom w:w="100.0" w:type="dxa"/>
              <w:right w:w="100.0" w:type="dxa"/>
            </w:tcMar>
          </w:tcPr>
          <w:p w:rsidR="00000000" w:rsidDel="00000000" w:rsidP="00000000" w:rsidRDefault="00000000" w:rsidRPr="00000000" w14:paraId="00000662">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envía una pregunta válida pero el servidor de respuestas está apagado. </w:t>
            </w:r>
          </w:p>
        </w:tc>
        <w:tc>
          <w:tcPr>
            <w:tcMar>
              <w:top w:w="100.0" w:type="dxa"/>
              <w:left w:w="100.0" w:type="dxa"/>
              <w:bottom w:w="100.0" w:type="dxa"/>
              <w:right w:w="100.0" w:type="dxa"/>
            </w:tcMar>
          </w:tcPr>
          <w:p w:rsidR="00000000" w:rsidDel="00000000" w:rsidP="00000000" w:rsidRDefault="00000000" w:rsidRPr="00000000" w14:paraId="00000663">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chat deja de responder y muestra un mensaje de error en gris: "Asistente fuera de línea. Por favor, comunícate a nuestro teléfono directo". </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664">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Rendimiento</w:t>
            </w:r>
          </w:p>
        </w:tc>
        <w:tc>
          <w:tcPr>
            <w:gridSpan w:val="3"/>
            <w:tcMar>
              <w:top w:w="100.0" w:type="dxa"/>
              <w:left w:w="100.0" w:type="dxa"/>
              <w:bottom w:w="100.0" w:type="dxa"/>
              <w:right w:w="100.0" w:type="dxa"/>
            </w:tcMar>
          </w:tcPr>
          <w:p w:rsidR="00000000" w:rsidDel="00000000" w:rsidP="00000000" w:rsidRDefault="00000000" w:rsidRPr="00000000" w14:paraId="00000665">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factura o respuesta debe generarse en menos de 3 segundos.</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668">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Frecuencia</w:t>
            </w:r>
          </w:p>
        </w:tc>
        <w:tc>
          <w:tcPr>
            <w:gridSpan w:val="3"/>
            <w:tcMar>
              <w:top w:w="100.0" w:type="dxa"/>
              <w:left w:w="100.0" w:type="dxa"/>
              <w:bottom w:w="100.0" w:type="dxa"/>
              <w:right w:w="100.0" w:type="dxa"/>
            </w:tcMar>
          </w:tcPr>
          <w:p w:rsidR="00000000" w:rsidDel="00000000" w:rsidP="00000000" w:rsidRDefault="00000000" w:rsidRPr="00000000" w14:paraId="00000669">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Varias veces al día.</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66C">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Importancia</w:t>
            </w:r>
          </w:p>
        </w:tc>
        <w:tc>
          <w:tcPr>
            <w:gridSpan w:val="3"/>
            <w:tcMar>
              <w:top w:w="100.0" w:type="dxa"/>
              <w:left w:w="100.0" w:type="dxa"/>
              <w:bottom w:w="100.0" w:type="dxa"/>
              <w:right w:w="100.0" w:type="dxa"/>
            </w:tcMar>
          </w:tcPr>
          <w:p w:rsidR="00000000" w:rsidDel="00000000" w:rsidP="00000000" w:rsidRDefault="00000000" w:rsidRPr="00000000" w14:paraId="0000066D">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Importante.</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670">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Urgencia</w:t>
            </w:r>
          </w:p>
        </w:tc>
        <w:tc>
          <w:tcPr>
            <w:gridSpan w:val="3"/>
            <w:tcMar>
              <w:top w:w="100.0" w:type="dxa"/>
              <w:left w:w="100.0" w:type="dxa"/>
              <w:bottom w:w="100.0" w:type="dxa"/>
              <w:right w:w="100.0" w:type="dxa"/>
            </w:tcMar>
          </w:tcPr>
          <w:p w:rsidR="00000000" w:rsidDel="00000000" w:rsidP="00000000" w:rsidRDefault="00000000" w:rsidRPr="00000000" w14:paraId="00000671">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Puede esperar.</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674">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Comentarios</w:t>
            </w:r>
          </w:p>
        </w:tc>
        <w:tc>
          <w:tcPr>
            <w:gridSpan w:val="3"/>
            <w:tcMar>
              <w:top w:w="100.0" w:type="dxa"/>
              <w:left w:w="100.0" w:type="dxa"/>
              <w:bottom w:w="100.0" w:type="dxa"/>
              <w:right w:w="100.0" w:type="dxa"/>
            </w:tcMar>
          </w:tcPr>
          <w:p w:rsidR="00000000" w:rsidDel="00000000" w:rsidP="00000000" w:rsidRDefault="00000000" w:rsidRPr="00000000" w14:paraId="00000675">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Ninguna</w:t>
            </w:r>
          </w:p>
        </w:tc>
      </w:tr>
    </w:tbl>
    <w:p w:rsidR="00000000" w:rsidDel="00000000" w:rsidP="00000000" w:rsidRDefault="00000000" w:rsidRPr="00000000" w14:paraId="00000678">
      <w:pPr>
        <w:rPr>
          <w:rFonts w:ascii="Calibri" w:cs="Calibri" w:eastAsia="Calibri" w:hAnsi="Calibri"/>
          <w:sz w:val="24"/>
          <w:szCs w:val="24"/>
        </w:rPr>
      </w:pPr>
      <w:bookmarkStart w:colFirst="0" w:colLast="0" w:name="_heading=h.blv92ef1xnm3" w:id="27"/>
      <w:bookmarkEnd w:id="27"/>
      <w:r w:rsidDel="00000000" w:rsidR="00000000" w:rsidRPr="00000000">
        <w:rPr>
          <w:rtl w:val="0"/>
        </w:rPr>
      </w:r>
    </w:p>
    <w:tbl>
      <w:tblPr>
        <w:tblStyle w:val="Table48"/>
        <w:tblW w:w="11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450"/>
        <w:gridCol w:w="4200"/>
        <w:gridCol w:w="4680"/>
        <w:tblGridChange w:id="0">
          <w:tblGrid>
            <w:gridCol w:w="1770"/>
            <w:gridCol w:w="450"/>
            <w:gridCol w:w="4200"/>
            <w:gridCol w:w="4680"/>
          </w:tblGrid>
        </w:tblGridChange>
      </w:tblGrid>
      <w:tr>
        <w:trPr>
          <w:cantSplit w:val="0"/>
          <w:trHeight w:val="420" w:hRule="atLeast"/>
          <w:tblHeader w:val="0"/>
        </w:trPr>
        <w:tc>
          <w:tcPr>
            <w:shd w:fill="a4c2f4" w:val="clear"/>
            <w:tcMar>
              <w:top w:w="100.0" w:type="dxa"/>
              <w:left w:w="100.0" w:type="dxa"/>
              <w:bottom w:w="100.0" w:type="dxa"/>
              <w:right w:w="100.0" w:type="dxa"/>
            </w:tcMar>
          </w:tcPr>
          <w:p w:rsidR="00000000" w:rsidDel="00000000" w:rsidP="00000000" w:rsidRDefault="00000000" w:rsidRPr="00000000" w14:paraId="00000679">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Gestionar fidelización de clientes</w:t>
            </w:r>
          </w:p>
        </w:tc>
        <w:tc>
          <w:tcPr>
            <w:gridSpan w:val="3"/>
            <w:shd w:fill="a4c2f4" w:val="clear"/>
            <w:tcMar>
              <w:top w:w="100.0" w:type="dxa"/>
              <w:left w:w="100.0" w:type="dxa"/>
              <w:bottom w:w="100.0" w:type="dxa"/>
              <w:right w:w="100.0" w:type="dxa"/>
            </w:tcMar>
          </w:tcPr>
          <w:p w:rsidR="00000000" w:rsidDel="00000000" w:rsidP="00000000" w:rsidRDefault="00000000" w:rsidRPr="00000000" w14:paraId="0000067A">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CU13</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67D">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w:t>
            </w:r>
          </w:p>
        </w:tc>
        <w:tc>
          <w:tcPr>
            <w:gridSpan w:val="3"/>
            <w:tcMar>
              <w:top w:w="100.0" w:type="dxa"/>
              <w:left w:w="100.0" w:type="dxa"/>
              <w:bottom w:w="100.0" w:type="dxa"/>
              <w:right w:w="100.0" w:type="dxa"/>
            </w:tcMar>
          </w:tcPr>
          <w:p w:rsidR="00000000" w:rsidDel="00000000" w:rsidP="00000000" w:rsidRDefault="00000000" w:rsidRPr="00000000" w14:paraId="0000067E">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Suma puntos a las cuentas de los clientes registrados por cada compra realizada para canjearlos por beneficios. </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681">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Actores</w:t>
            </w:r>
          </w:p>
        </w:tc>
        <w:tc>
          <w:tcPr>
            <w:gridSpan w:val="3"/>
            <w:tcMar>
              <w:top w:w="100.0" w:type="dxa"/>
              <w:left w:w="100.0" w:type="dxa"/>
              <w:bottom w:w="100.0" w:type="dxa"/>
              <w:right w:w="100.0" w:type="dxa"/>
            </w:tcMar>
          </w:tcPr>
          <w:p w:rsidR="00000000" w:rsidDel="00000000" w:rsidP="00000000" w:rsidRDefault="00000000" w:rsidRPr="00000000" w14:paraId="00000682">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Cliente</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685">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w:t>
            </w:r>
          </w:p>
          <w:p w:rsidR="00000000" w:rsidDel="00000000" w:rsidP="00000000" w:rsidRDefault="00000000" w:rsidRPr="00000000" w14:paraId="00000686">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condiciones</w:t>
            </w:r>
          </w:p>
        </w:tc>
        <w:tc>
          <w:tcPr>
            <w:gridSpan w:val="3"/>
            <w:tcMar>
              <w:top w:w="100.0" w:type="dxa"/>
              <w:left w:w="100.0" w:type="dxa"/>
              <w:bottom w:w="100.0" w:type="dxa"/>
              <w:right w:w="100.0" w:type="dxa"/>
            </w:tcMar>
          </w:tcPr>
          <w:p w:rsidR="00000000" w:rsidDel="00000000" w:rsidP="00000000" w:rsidRDefault="00000000" w:rsidRPr="00000000" w14:paraId="00000687">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debe estar registrado con una cuenta en el restaurante y haber iniciado sesión al</w:t>
            </w:r>
            <w:sdt>
              <w:sdtPr>
                <w:id w:val="-1116477247"/>
                <w:tag w:val="goog_rdk_0"/>
              </w:sdtPr>
              <w:sdtContent>
                <w:ins w:author="Juan Pérez" w:id="0" w:date="2026-05-19T15:43:30Z">
                  <w:r w:rsidDel="00000000" w:rsidR="00000000" w:rsidRPr="00000000">
                    <w:rPr>
                      <w:rFonts w:ascii="Calibri" w:cs="Calibri" w:eastAsia="Calibri" w:hAnsi="Calibri"/>
                      <w:sz w:val="24"/>
                      <w:szCs w:val="24"/>
                      <w:rtl w:val="0"/>
                    </w:rPr>
                    <w:t xml:space="preserve">  </w:t>
                  </w:r>
                </w:ins>
              </w:sdtContent>
            </w:sdt>
            <w:sdt>
              <w:sdtPr>
                <w:id w:val="-1916917445"/>
                <w:tag w:val="goog_rdk_1"/>
              </w:sdtPr>
              <w:sdtContent>
                <w:del w:author="Juan Pérez" w:id="0" w:date="2026-05-19T15:43:30Z">
                  <w:r w:rsidDel="00000000" w:rsidR="00000000" w:rsidRPr="00000000">
                    <w:rPr>
                      <w:rFonts w:ascii="Calibri" w:cs="Calibri" w:eastAsia="Calibri" w:hAnsi="Calibri"/>
                      <w:sz w:val="24"/>
                      <w:szCs w:val="24"/>
                      <w:rtl w:val="0"/>
                    </w:rPr>
                    <w:delText xml:space="preserve"> </w:delText>
                  </w:r>
                </w:del>
              </w:sdtContent>
            </w:sdt>
            <w:r w:rsidDel="00000000" w:rsidR="00000000" w:rsidRPr="00000000">
              <w:rPr>
                <w:rFonts w:ascii="Calibri" w:cs="Calibri" w:eastAsia="Calibri" w:hAnsi="Calibri"/>
                <w:sz w:val="24"/>
                <w:szCs w:val="24"/>
                <w:rtl w:val="0"/>
              </w:rPr>
              <w:t xml:space="preserve">comprar. </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68A">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Post condiciones</w:t>
            </w:r>
          </w:p>
        </w:tc>
        <w:tc>
          <w:tcPr>
            <w:gridSpan w:val="3"/>
            <w:tcMar>
              <w:top w:w="100.0" w:type="dxa"/>
              <w:left w:w="100.0" w:type="dxa"/>
              <w:bottom w:w="100.0" w:type="dxa"/>
              <w:right w:w="100.0" w:type="dxa"/>
            </w:tcMar>
          </w:tcPr>
          <w:p w:rsidR="00000000" w:rsidDel="00000000" w:rsidP="00000000" w:rsidRDefault="00000000" w:rsidRPr="00000000" w14:paraId="0000068B">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saldo de puntos acumulados se actualiza en el perfil del cliente en la base de datos. </w:t>
            </w:r>
          </w:p>
        </w:tc>
      </w:tr>
      <w:tr>
        <w:trPr>
          <w:cantSplit w:val="0"/>
          <w:trHeight w:val="420" w:hRule="atLeast"/>
          <w:tblHeader w:val="0"/>
        </w:trPr>
        <w:tc>
          <w:tcPr>
            <w:vMerge w:val="restart"/>
            <w:shd w:fill="fff2cc" w:val="clear"/>
            <w:tcMar>
              <w:top w:w="100.0" w:type="dxa"/>
              <w:left w:w="100.0" w:type="dxa"/>
              <w:bottom w:w="100.0" w:type="dxa"/>
              <w:right w:w="100.0" w:type="dxa"/>
            </w:tcMar>
          </w:tcPr>
          <w:p w:rsidR="00000000" w:rsidDel="00000000" w:rsidP="00000000" w:rsidRDefault="00000000" w:rsidRPr="00000000" w14:paraId="0000068E">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Secuencia Normal</w:t>
            </w:r>
          </w:p>
        </w:tc>
        <w:tc>
          <w:tcPr>
            <w:shd w:fill="d9ead3" w:val="clear"/>
            <w:tcMar>
              <w:top w:w="100.0" w:type="dxa"/>
              <w:left w:w="100.0" w:type="dxa"/>
              <w:bottom w:w="100.0" w:type="dxa"/>
              <w:right w:w="100.0" w:type="dxa"/>
            </w:tcMar>
          </w:tcPr>
          <w:p w:rsidR="00000000" w:rsidDel="00000000" w:rsidP="00000000" w:rsidRDefault="00000000" w:rsidRPr="00000000" w14:paraId="0000068F">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tc>
        <w:tc>
          <w:tcPr>
            <w:shd w:fill="d9ead3" w:val="clear"/>
            <w:tcMar>
              <w:top w:w="100.0" w:type="dxa"/>
              <w:left w:w="100.0" w:type="dxa"/>
              <w:bottom w:w="100.0" w:type="dxa"/>
              <w:right w:w="100.0" w:type="dxa"/>
            </w:tcMar>
          </w:tcPr>
          <w:p w:rsidR="00000000" w:rsidDel="00000000" w:rsidP="00000000" w:rsidRDefault="00000000" w:rsidRPr="00000000" w14:paraId="00000690">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Acción (actor)</w:t>
            </w:r>
          </w:p>
        </w:tc>
        <w:tc>
          <w:tcPr>
            <w:shd w:fill="d9ead3" w:val="clear"/>
            <w:tcMar>
              <w:top w:w="100.0" w:type="dxa"/>
              <w:left w:w="100.0" w:type="dxa"/>
              <w:bottom w:w="100.0" w:type="dxa"/>
              <w:right w:w="100.0" w:type="dxa"/>
            </w:tcMar>
          </w:tcPr>
          <w:p w:rsidR="00000000" w:rsidDel="00000000" w:rsidP="00000000" w:rsidRDefault="00000000" w:rsidRPr="00000000" w14:paraId="00000691">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Reacción (sistema)</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93">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694">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El cliente completa y paga el pedido de su mesa o domicilio. </w:t>
            </w:r>
          </w:p>
        </w:tc>
        <w:tc>
          <w:tcPr>
            <w:tcMar>
              <w:top w:w="100.0" w:type="dxa"/>
              <w:left w:w="100.0" w:type="dxa"/>
              <w:bottom w:w="100.0" w:type="dxa"/>
              <w:right w:w="100.0" w:type="dxa"/>
            </w:tcMar>
          </w:tcPr>
          <w:p w:rsidR="00000000" w:rsidDel="00000000" w:rsidP="00000000" w:rsidRDefault="00000000" w:rsidRPr="00000000" w14:paraId="00000695">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El sistema registra el valor total neto que se cobró en la factura de venta. </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97">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698">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entra a revisar su perfil de usuario en la aplicación. </w:t>
            </w:r>
          </w:p>
        </w:tc>
        <w:tc>
          <w:tcPr>
            <w:tcMar>
              <w:top w:w="100.0" w:type="dxa"/>
              <w:left w:w="100.0" w:type="dxa"/>
              <w:bottom w:w="100.0" w:type="dxa"/>
              <w:right w:w="100.0" w:type="dxa"/>
            </w:tcMar>
          </w:tcPr>
          <w:p w:rsidR="00000000" w:rsidDel="00000000" w:rsidP="00000000" w:rsidRDefault="00000000" w:rsidRPr="00000000" w14:paraId="00000699">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calcula los puntos ganados. </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9B">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Mar>
              <w:top w:w="100.0" w:type="dxa"/>
              <w:left w:w="100.0" w:type="dxa"/>
              <w:bottom w:w="100.0" w:type="dxa"/>
              <w:right w:w="100.0" w:type="dxa"/>
            </w:tcMar>
          </w:tcPr>
          <w:p w:rsidR="00000000" w:rsidDel="00000000" w:rsidP="00000000" w:rsidRDefault="00000000" w:rsidRPr="00000000" w14:paraId="0000069C">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visualiza su nuevo saldo en la pantalla. </w:t>
            </w:r>
          </w:p>
        </w:tc>
        <w:tc>
          <w:tcPr>
            <w:tcMar>
              <w:top w:w="100.0" w:type="dxa"/>
              <w:left w:w="100.0" w:type="dxa"/>
              <w:bottom w:w="100.0" w:type="dxa"/>
              <w:right w:w="100.0" w:type="dxa"/>
            </w:tcMar>
          </w:tcPr>
          <w:p w:rsidR="00000000" w:rsidDel="00000000" w:rsidP="00000000" w:rsidRDefault="00000000" w:rsidRPr="00000000" w14:paraId="0000069D">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guarda los puntos en la cuenta del cliente y muestra el mensaje: "Has acumulado X nuevos puntos con esta compra". </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69E">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Excepciones</w:t>
            </w:r>
          </w:p>
        </w:tc>
        <w:tc>
          <w:tcPr>
            <w:shd w:fill="d9ead3" w:val="clear"/>
            <w:tcMar>
              <w:top w:w="100.0" w:type="dxa"/>
              <w:left w:w="100.0" w:type="dxa"/>
              <w:bottom w:w="100.0" w:type="dxa"/>
              <w:right w:w="100.0" w:type="dxa"/>
            </w:tcMar>
          </w:tcPr>
          <w:p w:rsidR="00000000" w:rsidDel="00000000" w:rsidP="00000000" w:rsidRDefault="00000000" w:rsidRPr="00000000" w14:paraId="0000069F">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shd w:fill="d9ead3" w:val="clear"/>
            <w:tcMar>
              <w:top w:w="100.0" w:type="dxa"/>
              <w:left w:w="100.0" w:type="dxa"/>
              <w:bottom w:w="100.0" w:type="dxa"/>
              <w:right w:w="100.0" w:type="dxa"/>
            </w:tcMar>
          </w:tcPr>
          <w:p w:rsidR="00000000" w:rsidDel="00000000" w:rsidP="00000000" w:rsidRDefault="00000000" w:rsidRPr="00000000" w14:paraId="000006A0">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Acción (actor)</w:t>
            </w:r>
          </w:p>
        </w:tc>
        <w:tc>
          <w:tcPr>
            <w:shd w:fill="d9ead3" w:val="clear"/>
            <w:tcMar>
              <w:top w:w="100.0" w:type="dxa"/>
              <w:left w:w="100.0" w:type="dxa"/>
              <w:bottom w:w="100.0" w:type="dxa"/>
              <w:right w:w="100.0" w:type="dxa"/>
            </w:tcMar>
          </w:tcPr>
          <w:p w:rsidR="00000000" w:rsidDel="00000000" w:rsidP="00000000" w:rsidRDefault="00000000" w:rsidRPr="00000000" w14:paraId="000006A1">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Reacción (sistema)</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6A2">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A3">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6A4">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Una persona que no está registrada en el sistema paga un pedido en el restaurante. </w:t>
            </w:r>
          </w:p>
        </w:tc>
        <w:tc>
          <w:tcPr>
            <w:tcMar>
              <w:top w:w="100.0" w:type="dxa"/>
              <w:left w:w="100.0" w:type="dxa"/>
              <w:bottom w:w="100.0" w:type="dxa"/>
              <w:right w:w="100.0" w:type="dxa"/>
            </w:tcMar>
          </w:tcPr>
          <w:p w:rsidR="00000000" w:rsidDel="00000000" w:rsidP="00000000" w:rsidRDefault="00000000" w:rsidRPr="00000000" w14:paraId="000006A5">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detecta que no hay ID de usuario asociado al pedido, salta el cálculo de puntos y no guarda nada en la base de datos de fidelidad. </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6A6">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A7">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6A8">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hace una compra muy pequeña </w:t>
            </w:r>
          </w:p>
        </w:tc>
        <w:tc>
          <w:tcPr>
            <w:tcMar>
              <w:top w:w="100.0" w:type="dxa"/>
              <w:left w:w="100.0" w:type="dxa"/>
              <w:bottom w:w="100.0" w:type="dxa"/>
              <w:right w:w="100.0" w:type="dxa"/>
            </w:tcMar>
          </w:tcPr>
          <w:p w:rsidR="00000000" w:rsidDel="00000000" w:rsidP="00000000" w:rsidRDefault="00000000" w:rsidRPr="00000000" w14:paraId="000006A9">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calcula los puntos, el resultado da cero y muestra el mensaje: </w:t>
            </w:r>
            <w:r w:rsidDel="00000000" w:rsidR="00000000" w:rsidRPr="00000000">
              <w:rPr>
                <w:rFonts w:ascii="Calibri" w:cs="Calibri" w:eastAsia="Calibri" w:hAnsi="Calibri"/>
                <w:sz w:val="24"/>
                <w:szCs w:val="24"/>
                <w:rtl w:val="0"/>
              </w:rPr>
              <w:t xml:space="preserve">Esta compra no suma puntos porque no supera el monto mínimo de x. </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6AA">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AB">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Mar>
              <w:top w:w="100.0" w:type="dxa"/>
              <w:left w:w="100.0" w:type="dxa"/>
              <w:bottom w:w="100.0" w:type="dxa"/>
              <w:right w:w="100.0" w:type="dxa"/>
            </w:tcMar>
          </w:tcPr>
          <w:p w:rsidR="00000000" w:rsidDel="00000000" w:rsidP="00000000" w:rsidRDefault="00000000" w:rsidRPr="00000000" w14:paraId="000006AC">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cajero anula la factura del pedido porque hubo una equivocación en el cobro. </w:t>
            </w:r>
          </w:p>
        </w:tc>
        <w:tc>
          <w:tcPr>
            <w:tcMar>
              <w:top w:w="100.0" w:type="dxa"/>
              <w:left w:w="100.0" w:type="dxa"/>
              <w:bottom w:w="100.0" w:type="dxa"/>
              <w:right w:w="100.0" w:type="dxa"/>
            </w:tcMar>
          </w:tcPr>
          <w:p w:rsidR="00000000" w:rsidDel="00000000" w:rsidP="00000000" w:rsidRDefault="00000000" w:rsidRPr="00000000" w14:paraId="000006AD">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resta de inmediato los puntos que se habían calculado para esa factura y muestra: Puntos revertidos por cancelación de factura. </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6AE">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Rendimiento</w:t>
            </w:r>
          </w:p>
        </w:tc>
        <w:tc>
          <w:tcPr>
            <w:gridSpan w:val="3"/>
            <w:tcMar>
              <w:top w:w="100.0" w:type="dxa"/>
              <w:left w:w="100.0" w:type="dxa"/>
              <w:bottom w:w="100.0" w:type="dxa"/>
              <w:right w:w="100.0" w:type="dxa"/>
            </w:tcMar>
          </w:tcPr>
          <w:p w:rsidR="00000000" w:rsidDel="00000000" w:rsidP="00000000" w:rsidRDefault="00000000" w:rsidRPr="00000000" w14:paraId="000006AF">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asignación de puntos debe hacerse en menos de 2 segundos.</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6B2">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Frecuencia</w:t>
            </w:r>
          </w:p>
        </w:tc>
        <w:tc>
          <w:tcPr>
            <w:gridSpan w:val="3"/>
            <w:tcMar>
              <w:top w:w="100.0" w:type="dxa"/>
              <w:left w:w="100.0" w:type="dxa"/>
              <w:bottom w:w="100.0" w:type="dxa"/>
              <w:right w:w="100.0" w:type="dxa"/>
            </w:tcMar>
          </w:tcPr>
          <w:p w:rsidR="00000000" w:rsidDel="00000000" w:rsidP="00000000" w:rsidRDefault="00000000" w:rsidRPr="00000000" w14:paraId="000006B3">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Varias veces al día.</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6B6">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Importancia</w:t>
            </w:r>
          </w:p>
        </w:tc>
        <w:tc>
          <w:tcPr>
            <w:gridSpan w:val="3"/>
            <w:tcMar>
              <w:top w:w="100.0" w:type="dxa"/>
              <w:left w:w="100.0" w:type="dxa"/>
              <w:bottom w:w="100.0" w:type="dxa"/>
              <w:right w:w="100.0" w:type="dxa"/>
            </w:tcMar>
          </w:tcPr>
          <w:p w:rsidR="00000000" w:rsidDel="00000000" w:rsidP="00000000" w:rsidRDefault="00000000" w:rsidRPr="00000000" w14:paraId="000006B7">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importante.</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6BA">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Urgencia</w:t>
            </w:r>
          </w:p>
        </w:tc>
        <w:tc>
          <w:tcPr>
            <w:gridSpan w:val="3"/>
            <w:tcMar>
              <w:top w:w="100.0" w:type="dxa"/>
              <w:left w:w="100.0" w:type="dxa"/>
              <w:bottom w:w="100.0" w:type="dxa"/>
              <w:right w:w="100.0" w:type="dxa"/>
            </w:tcMar>
          </w:tcPr>
          <w:p w:rsidR="00000000" w:rsidDel="00000000" w:rsidP="00000000" w:rsidRDefault="00000000" w:rsidRPr="00000000" w14:paraId="000006BB">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Puede esperar.</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6BE">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Comentarios</w:t>
            </w:r>
          </w:p>
        </w:tc>
        <w:tc>
          <w:tcPr>
            <w:gridSpan w:val="3"/>
            <w:tcMar>
              <w:top w:w="100.0" w:type="dxa"/>
              <w:left w:w="100.0" w:type="dxa"/>
              <w:bottom w:w="100.0" w:type="dxa"/>
              <w:right w:w="100.0" w:type="dxa"/>
            </w:tcMar>
          </w:tcPr>
          <w:p w:rsidR="00000000" w:rsidDel="00000000" w:rsidP="00000000" w:rsidRDefault="00000000" w:rsidRPr="00000000" w14:paraId="000006BF">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Ninguno</w:t>
            </w:r>
          </w:p>
        </w:tc>
      </w:tr>
    </w:tbl>
    <w:p w:rsidR="00000000" w:rsidDel="00000000" w:rsidP="00000000" w:rsidRDefault="00000000" w:rsidRPr="00000000" w14:paraId="000006C2">
      <w:pPr>
        <w:pStyle w:val="Heading1"/>
        <w:spacing w:line="259" w:lineRule="auto"/>
        <w:rPr/>
      </w:pPr>
      <w:r w:rsidDel="00000000" w:rsidR="00000000" w:rsidRPr="00000000">
        <w:rPr>
          <w:rtl w:val="0"/>
        </w:rPr>
      </w:r>
    </w:p>
    <w:tbl>
      <w:tblPr>
        <w:tblStyle w:val="Table49"/>
        <w:tblW w:w="11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450"/>
        <w:gridCol w:w="4200"/>
        <w:gridCol w:w="4680"/>
        <w:tblGridChange w:id="0">
          <w:tblGrid>
            <w:gridCol w:w="1770"/>
            <w:gridCol w:w="450"/>
            <w:gridCol w:w="4200"/>
            <w:gridCol w:w="4680"/>
          </w:tblGrid>
        </w:tblGridChange>
      </w:tblGrid>
      <w:tr>
        <w:trPr>
          <w:cantSplit w:val="0"/>
          <w:trHeight w:val="420" w:hRule="atLeast"/>
          <w:tblHeader w:val="0"/>
        </w:trPr>
        <w:tc>
          <w:tcPr>
            <w:shd w:fill="a4c2f4" w:val="clear"/>
            <w:tcMar>
              <w:top w:w="100.0" w:type="dxa"/>
              <w:left w:w="100.0" w:type="dxa"/>
              <w:bottom w:w="100.0" w:type="dxa"/>
              <w:right w:w="100.0" w:type="dxa"/>
            </w:tcMar>
          </w:tcPr>
          <w:p w:rsidR="00000000" w:rsidDel="00000000" w:rsidP="00000000" w:rsidRDefault="00000000" w:rsidRPr="00000000" w14:paraId="000006C3">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Generar reportes de ventas</w:t>
            </w:r>
          </w:p>
        </w:tc>
        <w:tc>
          <w:tcPr>
            <w:gridSpan w:val="3"/>
            <w:shd w:fill="a4c2f4" w:val="clear"/>
            <w:tcMar>
              <w:top w:w="100.0" w:type="dxa"/>
              <w:left w:w="100.0" w:type="dxa"/>
              <w:bottom w:w="100.0" w:type="dxa"/>
              <w:right w:w="100.0" w:type="dxa"/>
            </w:tcMar>
          </w:tcPr>
          <w:p w:rsidR="00000000" w:rsidDel="00000000" w:rsidP="00000000" w:rsidRDefault="00000000" w:rsidRPr="00000000" w14:paraId="000006C4">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CU14</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6C7">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w:t>
            </w:r>
          </w:p>
        </w:tc>
        <w:tc>
          <w:tcPr>
            <w:gridSpan w:val="3"/>
            <w:tcMar>
              <w:top w:w="100.0" w:type="dxa"/>
              <w:left w:w="100.0" w:type="dxa"/>
              <w:bottom w:w="100.0" w:type="dxa"/>
              <w:right w:w="100.0" w:type="dxa"/>
            </w:tcMar>
          </w:tcPr>
          <w:p w:rsidR="00000000" w:rsidDel="00000000" w:rsidP="00000000" w:rsidRDefault="00000000" w:rsidRPr="00000000" w14:paraId="000006C8">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Muestra al administrador estadísticas y gráficos sobre el dinero total vendido y los platos más solicitados en un tiempo determinado. </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6CB">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Actores</w:t>
            </w:r>
          </w:p>
        </w:tc>
        <w:tc>
          <w:tcPr>
            <w:gridSpan w:val="3"/>
            <w:tcMar>
              <w:top w:w="100.0" w:type="dxa"/>
              <w:left w:w="100.0" w:type="dxa"/>
              <w:bottom w:w="100.0" w:type="dxa"/>
              <w:right w:w="100.0" w:type="dxa"/>
            </w:tcMar>
          </w:tcPr>
          <w:p w:rsidR="00000000" w:rsidDel="00000000" w:rsidP="00000000" w:rsidRDefault="00000000" w:rsidRPr="00000000" w14:paraId="000006CC">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Administrador</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6CF">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w:t>
            </w:r>
          </w:p>
          <w:p w:rsidR="00000000" w:rsidDel="00000000" w:rsidP="00000000" w:rsidRDefault="00000000" w:rsidRPr="00000000" w14:paraId="000006D0">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condiciones</w:t>
            </w:r>
          </w:p>
        </w:tc>
        <w:tc>
          <w:tcPr>
            <w:gridSpan w:val="3"/>
            <w:tcMar>
              <w:top w:w="100.0" w:type="dxa"/>
              <w:left w:w="100.0" w:type="dxa"/>
              <w:bottom w:w="100.0" w:type="dxa"/>
              <w:right w:w="100.0" w:type="dxa"/>
            </w:tcMar>
          </w:tcPr>
          <w:p w:rsidR="00000000" w:rsidDel="00000000" w:rsidP="00000000" w:rsidRDefault="00000000" w:rsidRPr="00000000" w14:paraId="000006D1">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administrador debe estar dentro de su panel de control con los permisos correctos. </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6D4">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Post condiciones</w:t>
            </w:r>
          </w:p>
        </w:tc>
        <w:tc>
          <w:tcPr>
            <w:gridSpan w:val="3"/>
            <w:tcMar>
              <w:top w:w="100.0" w:type="dxa"/>
              <w:left w:w="100.0" w:type="dxa"/>
              <w:bottom w:w="100.0" w:type="dxa"/>
              <w:right w:w="100.0" w:type="dxa"/>
            </w:tcMar>
          </w:tcPr>
          <w:p w:rsidR="00000000" w:rsidDel="00000000" w:rsidP="00000000" w:rsidRDefault="00000000" w:rsidRPr="00000000" w14:paraId="000006D5">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genera un informe visual en pantalla con opción de exportar los datos. </w:t>
            </w:r>
          </w:p>
        </w:tc>
      </w:tr>
      <w:tr>
        <w:trPr>
          <w:cantSplit w:val="0"/>
          <w:trHeight w:val="420" w:hRule="atLeast"/>
          <w:tblHeader w:val="0"/>
        </w:trPr>
        <w:tc>
          <w:tcPr>
            <w:vMerge w:val="restart"/>
            <w:shd w:fill="fff2cc" w:val="clear"/>
            <w:tcMar>
              <w:top w:w="100.0" w:type="dxa"/>
              <w:left w:w="100.0" w:type="dxa"/>
              <w:bottom w:w="100.0" w:type="dxa"/>
              <w:right w:w="100.0" w:type="dxa"/>
            </w:tcMar>
          </w:tcPr>
          <w:p w:rsidR="00000000" w:rsidDel="00000000" w:rsidP="00000000" w:rsidRDefault="00000000" w:rsidRPr="00000000" w14:paraId="000006D8">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Secuencia Normal</w:t>
            </w:r>
          </w:p>
        </w:tc>
        <w:tc>
          <w:tcPr>
            <w:shd w:fill="d9ead3" w:val="clear"/>
            <w:tcMar>
              <w:top w:w="100.0" w:type="dxa"/>
              <w:left w:w="100.0" w:type="dxa"/>
              <w:bottom w:w="100.0" w:type="dxa"/>
              <w:right w:w="100.0" w:type="dxa"/>
            </w:tcMar>
          </w:tcPr>
          <w:p w:rsidR="00000000" w:rsidDel="00000000" w:rsidP="00000000" w:rsidRDefault="00000000" w:rsidRPr="00000000" w14:paraId="000006D9">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tc>
        <w:tc>
          <w:tcPr>
            <w:shd w:fill="d9ead3" w:val="clear"/>
            <w:tcMar>
              <w:top w:w="100.0" w:type="dxa"/>
              <w:left w:w="100.0" w:type="dxa"/>
              <w:bottom w:w="100.0" w:type="dxa"/>
              <w:right w:w="100.0" w:type="dxa"/>
            </w:tcMar>
          </w:tcPr>
          <w:p w:rsidR="00000000" w:rsidDel="00000000" w:rsidP="00000000" w:rsidRDefault="00000000" w:rsidRPr="00000000" w14:paraId="000006DA">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Acción (actor)</w:t>
            </w:r>
          </w:p>
        </w:tc>
        <w:tc>
          <w:tcPr>
            <w:shd w:fill="d9ead3" w:val="clear"/>
            <w:tcMar>
              <w:top w:w="100.0" w:type="dxa"/>
              <w:left w:w="100.0" w:type="dxa"/>
              <w:bottom w:w="100.0" w:type="dxa"/>
              <w:right w:w="100.0" w:type="dxa"/>
            </w:tcMar>
          </w:tcPr>
          <w:p w:rsidR="00000000" w:rsidDel="00000000" w:rsidP="00000000" w:rsidRDefault="00000000" w:rsidRPr="00000000" w14:paraId="000006DB">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Reacción (sistema)</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DD">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6DE">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administrador entra al módulo de "Reportes de Ventas" y selecciona una fecha de inicio y una de fin. </w:t>
            </w:r>
          </w:p>
        </w:tc>
        <w:tc>
          <w:tcPr>
            <w:tcMar>
              <w:top w:w="100.0" w:type="dxa"/>
              <w:left w:w="100.0" w:type="dxa"/>
              <w:bottom w:w="100.0" w:type="dxa"/>
              <w:right w:w="100.0" w:type="dxa"/>
            </w:tcMar>
          </w:tcPr>
          <w:p w:rsidR="00000000" w:rsidDel="00000000" w:rsidP="00000000" w:rsidRDefault="00000000" w:rsidRPr="00000000" w14:paraId="000006DF">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recibe el rango de fechas seleccionado y habilita el botón de búsqueda. </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E1">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6E2">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administrador presiona el botón "Generar Reporte". </w:t>
            </w:r>
          </w:p>
        </w:tc>
        <w:tc>
          <w:tcPr>
            <w:tcMar>
              <w:top w:w="100.0" w:type="dxa"/>
              <w:left w:w="100.0" w:type="dxa"/>
              <w:bottom w:w="100.0" w:type="dxa"/>
              <w:right w:w="100.0" w:type="dxa"/>
            </w:tcMar>
          </w:tcPr>
          <w:p w:rsidR="00000000" w:rsidDel="00000000" w:rsidP="00000000" w:rsidRDefault="00000000" w:rsidRPr="00000000" w14:paraId="000006E3">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busca en la tabla de pedidos guardados todas las ventas que se hicieron en esas fechas. </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E5">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Mar>
              <w:top w:w="100.0" w:type="dxa"/>
              <w:left w:w="100.0" w:type="dxa"/>
              <w:bottom w:w="100.0" w:type="dxa"/>
              <w:right w:w="100.0" w:type="dxa"/>
            </w:tcMar>
          </w:tcPr>
          <w:p w:rsidR="00000000" w:rsidDel="00000000" w:rsidP="00000000" w:rsidRDefault="00000000" w:rsidRPr="00000000" w14:paraId="000006E6">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administrador visualiza las gráficas que aparecen en su pantalla. </w:t>
            </w:r>
          </w:p>
        </w:tc>
        <w:tc>
          <w:tcPr>
            <w:tcMar>
              <w:top w:w="100.0" w:type="dxa"/>
              <w:left w:w="100.0" w:type="dxa"/>
              <w:bottom w:w="100.0" w:type="dxa"/>
              <w:right w:w="100.0" w:type="dxa"/>
            </w:tcMar>
          </w:tcPr>
          <w:p w:rsidR="00000000" w:rsidDel="00000000" w:rsidP="00000000" w:rsidRDefault="00000000" w:rsidRPr="00000000" w14:paraId="000006E7">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El sistema suma el dinero total, cuenta los platos más vendidos y dibuja los gráficos mostrando el mensaje: </w:t>
            </w:r>
            <w:r w:rsidDel="00000000" w:rsidR="00000000" w:rsidRPr="00000000">
              <w:rPr>
                <w:rFonts w:ascii="Calibri" w:cs="Calibri" w:eastAsia="Calibri" w:hAnsi="Calibri"/>
                <w:i w:val="1"/>
                <w:iCs w:val="1"/>
                <w:sz w:val="24"/>
                <w:szCs w:val="24"/>
                <w:rtl w:val="0"/>
              </w:rPr>
              <w:t xml:space="preserve">"Reporte de ventas generado con éxito"</w:t>
            </w:r>
            <w:r w:rsidDel="00000000" w:rsidR="00000000" w:rsidRPr="00000000">
              <w:rPr>
                <w:rFonts w:ascii="Calibri" w:cs="Calibri" w:eastAsia="Calibri" w:hAnsi="Calibri"/>
                <w:sz w:val="24"/>
                <w:szCs w:val="24"/>
                <w:rtl w:val="0"/>
              </w:rPr>
              <w:t xml:space="preserve">. </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6E8">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Excepciones</w:t>
            </w:r>
          </w:p>
        </w:tc>
        <w:tc>
          <w:tcPr>
            <w:shd w:fill="d9ead3" w:val="clear"/>
            <w:tcMar>
              <w:top w:w="100.0" w:type="dxa"/>
              <w:left w:w="100.0" w:type="dxa"/>
              <w:bottom w:w="100.0" w:type="dxa"/>
              <w:right w:w="100.0" w:type="dxa"/>
            </w:tcMar>
          </w:tcPr>
          <w:p w:rsidR="00000000" w:rsidDel="00000000" w:rsidP="00000000" w:rsidRDefault="00000000" w:rsidRPr="00000000" w14:paraId="000006E9">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shd w:fill="d9ead3" w:val="clear"/>
            <w:tcMar>
              <w:top w:w="100.0" w:type="dxa"/>
              <w:left w:w="100.0" w:type="dxa"/>
              <w:bottom w:w="100.0" w:type="dxa"/>
              <w:right w:w="100.0" w:type="dxa"/>
            </w:tcMar>
          </w:tcPr>
          <w:p w:rsidR="00000000" w:rsidDel="00000000" w:rsidP="00000000" w:rsidRDefault="00000000" w:rsidRPr="00000000" w14:paraId="000006EA">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Acción (actor)</w:t>
            </w:r>
          </w:p>
        </w:tc>
        <w:tc>
          <w:tcPr>
            <w:shd w:fill="d9ead3" w:val="clear"/>
            <w:tcMar>
              <w:top w:w="100.0" w:type="dxa"/>
              <w:left w:w="100.0" w:type="dxa"/>
              <w:bottom w:w="100.0" w:type="dxa"/>
              <w:right w:w="100.0" w:type="dxa"/>
            </w:tcMar>
          </w:tcPr>
          <w:p w:rsidR="00000000" w:rsidDel="00000000" w:rsidP="00000000" w:rsidRDefault="00000000" w:rsidRPr="00000000" w14:paraId="000006EB">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Reacción (sistema)</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6EC">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ED">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6EE">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El administrador coloca en fecha de inicio "30 de Octubre" y en fecha de fin "01 de Octubre". </w:t>
            </w:r>
          </w:p>
        </w:tc>
        <w:tc>
          <w:tcPr>
            <w:tcMar>
              <w:top w:w="100.0" w:type="dxa"/>
              <w:left w:w="100.0" w:type="dxa"/>
              <w:bottom w:w="100.0" w:type="dxa"/>
              <w:right w:w="100.0" w:type="dxa"/>
            </w:tcMar>
          </w:tcPr>
          <w:p w:rsidR="00000000" w:rsidDel="00000000" w:rsidP="00000000" w:rsidRDefault="00000000" w:rsidRPr="00000000" w14:paraId="000006EF">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bloquea la búsqueda y muestra el mensaje: </w:t>
            </w:r>
            <w:r w:rsidDel="00000000" w:rsidR="00000000" w:rsidRPr="00000000">
              <w:rPr>
                <w:rFonts w:ascii="Calibri" w:cs="Calibri" w:eastAsia="Calibri" w:hAnsi="Calibri"/>
                <w:i w:val="1"/>
                <w:iCs w:val="1"/>
                <w:sz w:val="24"/>
                <w:szCs w:val="24"/>
                <w:rtl w:val="0"/>
              </w:rPr>
              <w:t xml:space="preserve">"Error: La fecha de inicio no puede ser mayor a la fecha de fin"</w:t>
            </w:r>
            <w:r w:rsidDel="00000000" w:rsidR="00000000" w:rsidRPr="00000000">
              <w:rPr>
                <w:rFonts w:ascii="Calibri" w:cs="Calibri" w:eastAsia="Calibri" w:hAnsi="Calibri"/>
                <w:sz w:val="24"/>
                <w:szCs w:val="24"/>
                <w:rtl w:val="0"/>
              </w:rPr>
              <w:t xml:space="preserve">. </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6F0">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F1">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6F2">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administrador busca las ventas de un día festivo donde el restaurante estuvo cerrado. </w:t>
            </w:r>
          </w:p>
        </w:tc>
        <w:tc>
          <w:tcPr>
            <w:tcMar>
              <w:top w:w="100.0" w:type="dxa"/>
              <w:left w:w="100.0" w:type="dxa"/>
              <w:bottom w:w="100.0" w:type="dxa"/>
              <w:right w:w="100.0" w:type="dxa"/>
            </w:tcMar>
          </w:tcPr>
          <w:p w:rsidR="00000000" w:rsidDel="00000000" w:rsidP="00000000" w:rsidRDefault="00000000" w:rsidRPr="00000000" w14:paraId="000006F3">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busca en la base de datos, el resultado da cero registros y muestra el mensaje: "No se encontraron datos de ventas para el rango de fechas seleccionado". </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6F4">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Rendimiento</w:t>
            </w:r>
          </w:p>
        </w:tc>
        <w:tc>
          <w:tcPr>
            <w:gridSpan w:val="3"/>
            <w:tcMar>
              <w:top w:w="100.0" w:type="dxa"/>
              <w:left w:w="100.0" w:type="dxa"/>
              <w:bottom w:w="100.0" w:type="dxa"/>
              <w:right w:w="100.0" w:type="dxa"/>
            </w:tcMar>
          </w:tcPr>
          <w:p w:rsidR="00000000" w:rsidDel="00000000" w:rsidP="00000000" w:rsidRDefault="00000000" w:rsidRPr="00000000" w14:paraId="000006F5">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reporte debe generarse en menos de 10 segundos.</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6F8">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Frecuencia</w:t>
            </w:r>
          </w:p>
        </w:tc>
        <w:tc>
          <w:tcPr>
            <w:gridSpan w:val="3"/>
            <w:tcMar>
              <w:top w:w="100.0" w:type="dxa"/>
              <w:left w:w="100.0" w:type="dxa"/>
              <w:bottom w:w="100.0" w:type="dxa"/>
              <w:right w:w="100.0" w:type="dxa"/>
            </w:tcMar>
          </w:tcPr>
          <w:p w:rsidR="00000000" w:rsidDel="00000000" w:rsidP="00000000" w:rsidRDefault="00000000" w:rsidRPr="00000000" w14:paraId="000006F9">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Variable según necesidad administrativa.</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6FC">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Importancia</w:t>
            </w:r>
          </w:p>
        </w:tc>
        <w:tc>
          <w:tcPr>
            <w:gridSpan w:val="3"/>
            <w:tcMar>
              <w:top w:w="100.0" w:type="dxa"/>
              <w:left w:w="100.0" w:type="dxa"/>
              <w:bottom w:w="100.0" w:type="dxa"/>
              <w:right w:w="100.0" w:type="dxa"/>
            </w:tcMar>
          </w:tcPr>
          <w:p w:rsidR="00000000" w:rsidDel="00000000" w:rsidP="00000000" w:rsidRDefault="00000000" w:rsidRPr="00000000" w14:paraId="000006FD">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Importante.</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700">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Urgencia</w:t>
            </w:r>
          </w:p>
        </w:tc>
        <w:tc>
          <w:tcPr>
            <w:gridSpan w:val="3"/>
            <w:tcMar>
              <w:top w:w="100.0" w:type="dxa"/>
              <w:left w:w="100.0" w:type="dxa"/>
              <w:bottom w:w="100.0" w:type="dxa"/>
              <w:right w:w="100.0" w:type="dxa"/>
            </w:tcMar>
          </w:tcPr>
          <w:p w:rsidR="00000000" w:rsidDel="00000000" w:rsidP="00000000" w:rsidRDefault="00000000" w:rsidRPr="00000000" w14:paraId="00000701">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Puede esperar.</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704">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Comentarios</w:t>
            </w:r>
          </w:p>
        </w:tc>
        <w:tc>
          <w:tcPr>
            <w:gridSpan w:val="3"/>
            <w:tcMar>
              <w:top w:w="100.0" w:type="dxa"/>
              <w:left w:w="100.0" w:type="dxa"/>
              <w:bottom w:w="100.0" w:type="dxa"/>
              <w:right w:w="100.0" w:type="dxa"/>
            </w:tcMar>
          </w:tcPr>
          <w:p w:rsidR="00000000" w:rsidDel="00000000" w:rsidP="00000000" w:rsidRDefault="00000000" w:rsidRPr="00000000" w14:paraId="00000705">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Ninguno</w:t>
            </w:r>
          </w:p>
        </w:tc>
      </w:tr>
    </w:tbl>
    <w:p w:rsidR="00000000" w:rsidDel="00000000" w:rsidP="00000000" w:rsidRDefault="00000000" w:rsidRPr="00000000" w14:paraId="00000708">
      <w:pPr>
        <w:pStyle w:val="Heading1"/>
        <w:spacing w:line="259" w:lineRule="auto"/>
        <w:rPr/>
      </w:pPr>
      <w:r w:rsidDel="00000000" w:rsidR="00000000" w:rsidRPr="00000000">
        <w:rPr>
          <w:rtl w:val="0"/>
        </w:rPr>
      </w:r>
    </w:p>
    <w:tbl>
      <w:tblPr>
        <w:tblStyle w:val="Table50"/>
        <w:tblW w:w="11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450"/>
        <w:gridCol w:w="4200"/>
        <w:gridCol w:w="4680"/>
        <w:tblGridChange w:id="0">
          <w:tblGrid>
            <w:gridCol w:w="1770"/>
            <w:gridCol w:w="450"/>
            <w:gridCol w:w="4200"/>
            <w:gridCol w:w="4680"/>
          </w:tblGrid>
        </w:tblGridChange>
      </w:tblGrid>
      <w:tr>
        <w:trPr>
          <w:cantSplit w:val="0"/>
          <w:trHeight w:val="420" w:hRule="atLeast"/>
          <w:tblHeader w:val="0"/>
        </w:trPr>
        <w:tc>
          <w:tcPr>
            <w:shd w:fill="a4c2f4" w:val="clear"/>
            <w:tcMar>
              <w:top w:w="100.0" w:type="dxa"/>
              <w:left w:w="100.0" w:type="dxa"/>
              <w:bottom w:w="100.0" w:type="dxa"/>
              <w:right w:w="100.0" w:type="dxa"/>
            </w:tcMar>
          </w:tcPr>
          <w:p w:rsidR="00000000" w:rsidDel="00000000" w:rsidP="00000000" w:rsidRDefault="00000000" w:rsidRPr="00000000" w14:paraId="00000709">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Consultar historial de pedidos</w:t>
            </w:r>
          </w:p>
        </w:tc>
        <w:tc>
          <w:tcPr>
            <w:gridSpan w:val="3"/>
            <w:shd w:fill="a4c2f4" w:val="clear"/>
            <w:tcMar>
              <w:top w:w="100.0" w:type="dxa"/>
              <w:left w:w="100.0" w:type="dxa"/>
              <w:bottom w:w="100.0" w:type="dxa"/>
              <w:right w:w="100.0" w:type="dxa"/>
            </w:tcMar>
          </w:tcPr>
          <w:p w:rsidR="00000000" w:rsidDel="00000000" w:rsidP="00000000" w:rsidRDefault="00000000" w:rsidRPr="00000000" w14:paraId="0000070A">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CU15</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70D">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w:t>
            </w:r>
          </w:p>
        </w:tc>
        <w:tc>
          <w:tcPr>
            <w:gridSpan w:val="3"/>
            <w:tcMar>
              <w:top w:w="100.0" w:type="dxa"/>
              <w:left w:w="100.0" w:type="dxa"/>
              <w:bottom w:w="100.0" w:type="dxa"/>
              <w:right w:w="100.0" w:type="dxa"/>
            </w:tcMar>
          </w:tcPr>
          <w:p w:rsidR="00000000" w:rsidDel="00000000" w:rsidP="00000000" w:rsidRDefault="00000000" w:rsidRPr="00000000" w14:paraId="0000070E">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Permite ver la lista cronológica de todas las compras anteriores hechas por el cliente en el restaurante. </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711">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Actores</w:t>
            </w:r>
          </w:p>
        </w:tc>
        <w:tc>
          <w:tcPr>
            <w:gridSpan w:val="3"/>
            <w:tcMar>
              <w:top w:w="100.0" w:type="dxa"/>
              <w:left w:w="100.0" w:type="dxa"/>
              <w:bottom w:w="100.0" w:type="dxa"/>
              <w:right w:w="100.0" w:type="dxa"/>
            </w:tcMar>
          </w:tcPr>
          <w:p w:rsidR="00000000" w:rsidDel="00000000" w:rsidP="00000000" w:rsidRDefault="00000000" w:rsidRPr="00000000" w14:paraId="00000712">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Cliente, Administrador</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715">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w:t>
            </w:r>
          </w:p>
          <w:p w:rsidR="00000000" w:rsidDel="00000000" w:rsidP="00000000" w:rsidRDefault="00000000" w:rsidRPr="00000000" w14:paraId="00000716">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condiciones</w:t>
            </w:r>
          </w:p>
        </w:tc>
        <w:tc>
          <w:tcPr>
            <w:gridSpan w:val="3"/>
            <w:tcMar>
              <w:top w:w="100.0" w:type="dxa"/>
              <w:left w:w="100.0" w:type="dxa"/>
              <w:bottom w:w="100.0" w:type="dxa"/>
              <w:right w:w="100.0" w:type="dxa"/>
            </w:tcMar>
          </w:tcPr>
          <w:p w:rsidR="00000000" w:rsidDel="00000000" w:rsidP="00000000" w:rsidRDefault="00000000" w:rsidRPr="00000000" w14:paraId="00000717">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usuario debe haber iniciado sesión en la plataforma web. </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71A">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Post condiciones</w:t>
            </w:r>
          </w:p>
        </w:tc>
        <w:tc>
          <w:tcPr>
            <w:gridSpan w:val="3"/>
            <w:tcMar>
              <w:top w:w="100.0" w:type="dxa"/>
              <w:left w:w="100.0" w:type="dxa"/>
              <w:bottom w:w="100.0" w:type="dxa"/>
              <w:right w:w="100.0" w:type="dxa"/>
            </w:tcMar>
          </w:tcPr>
          <w:p w:rsidR="00000000" w:rsidDel="00000000" w:rsidP="00000000" w:rsidRDefault="00000000" w:rsidRPr="00000000" w14:paraId="0000071B">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lista los pedidos antiguos en la pantalla en modo de lectura. </w:t>
            </w:r>
          </w:p>
        </w:tc>
      </w:tr>
      <w:tr>
        <w:trPr>
          <w:cantSplit w:val="0"/>
          <w:trHeight w:val="420" w:hRule="atLeast"/>
          <w:tblHeader w:val="0"/>
        </w:trPr>
        <w:tc>
          <w:tcPr>
            <w:vMerge w:val="restart"/>
            <w:shd w:fill="fff2cc" w:val="clear"/>
            <w:tcMar>
              <w:top w:w="100.0" w:type="dxa"/>
              <w:left w:w="100.0" w:type="dxa"/>
              <w:bottom w:w="100.0" w:type="dxa"/>
              <w:right w:w="100.0" w:type="dxa"/>
            </w:tcMar>
          </w:tcPr>
          <w:p w:rsidR="00000000" w:rsidDel="00000000" w:rsidP="00000000" w:rsidRDefault="00000000" w:rsidRPr="00000000" w14:paraId="0000071E">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Secuencia Normal</w:t>
            </w:r>
          </w:p>
        </w:tc>
        <w:tc>
          <w:tcPr>
            <w:shd w:fill="d9ead3" w:val="clear"/>
            <w:tcMar>
              <w:top w:w="100.0" w:type="dxa"/>
              <w:left w:w="100.0" w:type="dxa"/>
              <w:bottom w:w="100.0" w:type="dxa"/>
              <w:right w:w="100.0" w:type="dxa"/>
            </w:tcMar>
          </w:tcPr>
          <w:p w:rsidR="00000000" w:rsidDel="00000000" w:rsidP="00000000" w:rsidRDefault="00000000" w:rsidRPr="00000000" w14:paraId="0000071F">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tc>
        <w:tc>
          <w:tcPr>
            <w:shd w:fill="d9ead3" w:val="clear"/>
            <w:tcMar>
              <w:top w:w="100.0" w:type="dxa"/>
              <w:left w:w="100.0" w:type="dxa"/>
              <w:bottom w:w="100.0" w:type="dxa"/>
              <w:right w:w="100.0" w:type="dxa"/>
            </w:tcMar>
          </w:tcPr>
          <w:p w:rsidR="00000000" w:rsidDel="00000000" w:rsidP="00000000" w:rsidRDefault="00000000" w:rsidRPr="00000000" w14:paraId="00000720">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Acción (actor)</w:t>
            </w:r>
          </w:p>
        </w:tc>
        <w:tc>
          <w:tcPr>
            <w:shd w:fill="d9ead3" w:val="clear"/>
            <w:tcMar>
              <w:top w:w="100.0" w:type="dxa"/>
              <w:left w:w="100.0" w:type="dxa"/>
              <w:bottom w:w="100.0" w:type="dxa"/>
              <w:right w:w="100.0" w:type="dxa"/>
            </w:tcMar>
          </w:tcPr>
          <w:p w:rsidR="00000000" w:rsidDel="00000000" w:rsidP="00000000" w:rsidRDefault="00000000" w:rsidRPr="00000000" w14:paraId="00000721">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Reacción (sistema)</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23">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724">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usuario accede a la opción “Historial”</w:t>
            </w:r>
          </w:p>
        </w:tc>
        <w:tc>
          <w:tcPr>
            <w:tcMar>
              <w:top w:w="100.0" w:type="dxa"/>
              <w:left w:w="100.0" w:type="dxa"/>
              <w:bottom w:w="100.0" w:type="dxa"/>
              <w:right w:w="100.0" w:type="dxa"/>
            </w:tcMar>
          </w:tcPr>
          <w:p w:rsidR="00000000" w:rsidDel="00000000" w:rsidP="00000000" w:rsidRDefault="00000000" w:rsidRPr="00000000" w14:paraId="00000725">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consulta los pedidos almacenados </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27">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728">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usuario solicita ver el historial </w:t>
            </w:r>
          </w:p>
        </w:tc>
        <w:tc>
          <w:tcPr>
            <w:tcMar>
              <w:top w:w="100.0" w:type="dxa"/>
              <w:left w:w="100.0" w:type="dxa"/>
              <w:bottom w:w="100.0" w:type="dxa"/>
              <w:right w:w="100.0" w:type="dxa"/>
            </w:tcMar>
          </w:tcPr>
          <w:p w:rsidR="00000000" w:rsidDel="00000000" w:rsidP="00000000" w:rsidRDefault="00000000" w:rsidRPr="00000000" w14:paraId="00000729">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muestra la lista de pedidos </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2B">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Mar>
              <w:top w:w="100.0" w:type="dxa"/>
              <w:left w:w="100.0" w:type="dxa"/>
              <w:bottom w:w="100.0" w:type="dxa"/>
              <w:right w:w="100.0" w:type="dxa"/>
            </w:tcMar>
          </w:tcPr>
          <w:p w:rsidR="00000000" w:rsidDel="00000000" w:rsidP="00000000" w:rsidRDefault="00000000" w:rsidRPr="00000000" w14:paraId="0000072C">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usuario selecciona un pedido</w:t>
            </w:r>
          </w:p>
        </w:tc>
        <w:tc>
          <w:tcPr>
            <w:tcMar>
              <w:top w:w="100.0" w:type="dxa"/>
              <w:left w:w="100.0" w:type="dxa"/>
              <w:bottom w:w="100.0" w:type="dxa"/>
              <w:right w:w="100.0" w:type="dxa"/>
            </w:tcMar>
          </w:tcPr>
          <w:p w:rsidR="00000000" w:rsidDel="00000000" w:rsidP="00000000" w:rsidRDefault="00000000" w:rsidRPr="00000000" w14:paraId="0000072D">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El sistema muestra el detalle del pedido </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72E">
            <w:pPr>
              <w:widowControl w:val="0"/>
              <w:pBdr>
                <w:top w:space="0" w:sz="0" w:val="nil"/>
                <w:left w:space="0" w:sz="0" w:val="nil"/>
                <w:bottom w:space="0" w:sz="0" w:val="nil"/>
                <w:right w:space="0" w:sz="0" w:val="nil"/>
                <w:between w:space="0" w:sz="0" w:val="nil"/>
              </w:pBdr>
              <w:spacing w:after="0" w:line="276"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2F">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tcMar>
              <w:top w:w="100.0" w:type="dxa"/>
              <w:left w:w="100.0" w:type="dxa"/>
              <w:bottom w:w="100.0" w:type="dxa"/>
              <w:right w:w="100.0" w:type="dxa"/>
            </w:tcMar>
          </w:tcPr>
          <w:p w:rsidR="00000000" w:rsidDel="00000000" w:rsidP="00000000" w:rsidRDefault="00000000" w:rsidRPr="00000000" w14:paraId="00000730">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usuario revisa la información</w:t>
            </w:r>
          </w:p>
        </w:tc>
        <w:tc>
          <w:tcPr>
            <w:tcMar>
              <w:top w:w="100.0" w:type="dxa"/>
              <w:left w:w="100.0" w:type="dxa"/>
              <w:bottom w:w="100.0" w:type="dxa"/>
              <w:right w:w="100.0" w:type="dxa"/>
            </w:tcMar>
          </w:tcPr>
          <w:p w:rsidR="00000000" w:rsidDel="00000000" w:rsidP="00000000" w:rsidRDefault="00000000" w:rsidRPr="00000000" w14:paraId="00000731">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mantiene la información visible </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732">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Excepciones</w:t>
            </w:r>
          </w:p>
        </w:tc>
        <w:tc>
          <w:tcPr>
            <w:shd w:fill="d9ead3" w:val="clear"/>
            <w:tcMar>
              <w:top w:w="100.0" w:type="dxa"/>
              <w:left w:w="100.0" w:type="dxa"/>
              <w:bottom w:w="100.0" w:type="dxa"/>
              <w:right w:w="100.0" w:type="dxa"/>
            </w:tcMar>
          </w:tcPr>
          <w:p w:rsidR="00000000" w:rsidDel="00000000" w:rsidP="00000000" w:rsidRDefault="00000000" w:rsidRPr="00000000" w14:paraId="00000733">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shd w:fill="d9ead3" w:val="clear"/>
            <w:tcMar>
              <w:top w:w="100.0" w:type="dxa"/>
              <w:left w:w="100.0" w:type="dxa"/>
              <w:bottom w:w="100.0" w:type="dxa"/>
              <w:right w:w="100.0" w:type="dxa"/>
            </w:tcMar>
          </w:tcPr>
          <w:p w:rsidR="00000000" w:rsidDel="00000000" w:rsidP="00000000" w:rsidRDefault="00000000" w:rsidRPr="00000000" w14:paraId="00000734">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Acción (actor)</w:t>
            </w:r>
          </w:p>
        </w:tc>
        <w:tc>
          <w:tcPr>
            <w:shd w:fill="d9ead3" w:val="clear"/>
            <w:tcMar>
              <w:top w:w="100.0" w:type="dxa"/>
              <w:left w:w="100.0" w:type="dxa"/>
              <w:bottom w:w="100.0" w:type="dxa"/>
              <w:right w:w="100.0" w:type="dxa"/>
            </w:tcMar>
          </w:tcPr>
          <w:p w:rsidR="00000000" w:rsidDel="00000000" w:rsidP="00000000" w:rsidRDefault="00000000" w:rsidRPr="00000000" w14:paraId="00000735">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Reacción (sistema)</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736">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37">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738">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hay pedidos registrados</w:t>
            </w:r>
          </w:p>
        </w:tc>
        <w:tc>
          <w:tcPr>
            <w:tcMar>
              <w:top w:w="100.0" w:type="dxa"/>
              <w:left w:w="100.0" w:type="dxa"/>
              <w:bottom w:w="100.0" w:type="dxa"/>
              <w:right w:w="100.0" w:type="dxa"/>
            </w:tcMar>
          </w:tcPr>
          <w:p w:rsidR="00000000" w:rsidDel="00000000" w:rsidP="00000000" w:rsidRDefault="00000000" w:rsidRPr="00000000" w14:paraId="00000739">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El sistema muestra: “No hay historial disponible”</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73A">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3B">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73C">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El usuario no ha iniciado sesión</w:t>
            </w:r>
          </w:p>
        </w:tc>
        <w:tc>
          <w:tcPr>
            <w:tcMar>
              <w:top w:w="100.0" w:type="dxa"/>
              <w:left w:w="100.0" w:type="dxa"/>
              <w:bottom w:w="100.0" w:type="dxa"/>
              <w:right w:w="100.0" w:type="dxa"/>
            </w:tcMar>
          </w:tcPr>
          <w:p w:rsidR="00000000" w:rsidDel="00000000" w:rsidP="00000000" w:rsidRDefault="00000000" w:rsidRPr="00000000" w14:paraId="0000073D">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solicita autenticación</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73E">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3F">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Mar>
              <w:top w:w="100.0" w:type="dxa"/>
              <w:left w:w="100.0" w:type="dxa"/>
              <w:bottom w:w="100.0" w:type="dxa"/>
              <w:right w:w="100.0" w:type="dxa"/>
            </w:tcMar>
          </w:tcPr>
          <w:p w:rsidR="00000000" w:rsidDel="00000000" w:rsidP="00000000" w:rsidRDefault="00000000" w:rsidRPr="00000000" w14:paraId="00000740">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Error al cargar datos</w:t>
            </w:r>
          </w:p>
        </w:tc>
        <w:tc>
          <w:tcPr>
            <w:tcMar>
              <w:top w:w="100.0" w:type="dxa"/>
              <w:left w:w="100.0" w:type="dxa"/>
              <w:bottom w:w="100.0" w:type="dxa"/>
              <w:right w:w="100.0" w:type="dxa"/>
            </w:tcMar>
          </w:tcPr>
          <w:p w:rsidR="00000000" w:rsidDel="00000000" w:rsidP="00000000" w:rsidRDefault="00000000" w:rsidRPr="00000000" w14:paraId="00000741">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muestra: “Error al cargar el historial” </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742">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Rendimiento</w:t>
            </w:r>
          </w:p>
        </w:tc>
        <w:tc>
          <w:tcPr>
            <w:gridSpan w:val="3"/>
            <w:tcMar>
              <w:top w:w="100.0" w:type="dxa"/>
              <w:left w:w="100.0" w:type="dxa"/>
              <w:bottom w:w="100.0" w:type="dxa"/>
              <w:right w:w="100.0" w:type="dxa"/>
            </w:tcMar>
          </w:tcPr>
          <w:p w:rsidR="00000000" w:rsidDel="00000000" w:rsidP="00000000" w:rsidRDefault="00000000" w:rsidRPr="00000000" w14:paraId="00000743">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consulta debe resolverse en menos de 3 segundos.</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746">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Frecuencia</w:t>
            </w:r>
          </w:p>
        </w:tc>
        <w:tc>
          <w:tcPr>
            <w:gridSpan w:val="3"/>
            <w:tcMar>
              <w:top w:w="100.0" w:type="dxa"/>
              <w:left w:w="100.0" w:type="dxa"/>
              <w:bottom w:w="100.0" w:type="dxa"/>
              <w:right w:w="100.0" w:type="dxa"/>
            </w:tcMar>
          </w:tcPr>
          <w:p w:rsidR="00000000" w:rsidDel="00000000" w:rsidP="00000000" w:rsidRDefault="00000000" w:rsidRPr="00000000" w14:paraId="00000747">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Varias veces al día</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74A">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Importancia</w:t>
            </w:r>
          </w:p>
        </w:tc>
        <w:tc>
          <w:tcPr>
            <w:gridSpan w:val="3"/>
            <w:tcMar>
              <w:top w:w="100.0" w:type="dxa"/>
              <w:left w:w="100.0" w:type="dxa"/>
              <w:bottom w:w="100.0" w:type="dxa"/>
              <w:right w:w="100.0" w:type="dxa"/>
            </w:tcMar>
          </w:tcPr>
          <w:p w:rsidR="00000000" w:rsidDel="00000000" w:rsidP="00000000" w:rsidRDefault="00000000" w:rsidRPr="00000000" w14:paraId="0000074B">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Importante.</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74E">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Urgencia</w:t>
            </w:r>
          </w:p>
        </w:tc>
        <w:tc>
          <w:tcPr>
            <w:gridSpan w:val="3"/>
            <w:tcMar>
              <w:top w:w="100.0" w:type="dxa"/>
              <w:left w:w="100.0" w:type="dxa"/>
              <w:bottom w:w="100.0" w:type="dxa"/>
              <w:right w:w="100.0" w:type="dxa"/>
            </w:tcMar>
          </w:tcPr>
          <w:p w:rsidR="00000000" w:rsidDel="00000000" w:rsidP="00000000" w:rsidRDefault="00000000" w:rsidRPr="00000000" w14:paraId="0000074F">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Puede esperar.</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752">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Comentarios</w:t>
            </w:r>
          </w:p>
        </w:tc>
        <w:tc>
          <w:tcPr>
            <w:gridSpan w:val="3"/>
            <w:tcMar>
              <w:top w:w="100.0" w:type="dxa"/>
              <w:left w:w="100.0" w:type="dxa"/>
              <w:bottom w:w="100.0" w:type="dxa"/>
              <w:right w:w="100.0" w:type="dxa"/>
            </w:tcMar>
          </w:tcPr>
          <w:p w:rsidR="00000000" w:rsidDel="00000000" w:rsidP="00000000" w:rsidRDefault="00000000" w:rsidRPr="00000000" w14:paraId="00000753">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Ninguno</w:t>
            </w:r>
          </w:p>
        </w:tc>
      </w:tr>
    </w:tbl>
    <w:p w:rsidR="00000000" w:rsidDel="00000000" w:rsidP="00000000" w:rsidRDefault="00000000" w:rsidRPr="00000000" w14:paraId="00000756">
      <w:pPr>
        <w:pStyle w:val="Heading1"/>
        <w:spacing w:line="259" w:lineRule="auto"/>
        <w:rPr/>
      </w:pPr>
      <w:r w:rsidDel="00000000" w:rsidR="00000000" w:rsidRPr="00000000">
        <w:rPr>
          <w:rtl w:val="0"/>
        </w:rPr>
      </w:r>
    </w:p>
    <w:tbl>
      <w:tblPr>
        <w:tblStyle w:val="Table51"/>
        <w:tblW w:w="11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450"/>
        <w:gridCol w:w="4200"/>
        <w:gridCol w:w="4680"/>
        <w:tblGridChange w:id="0">
          <w:tblGrid>
            <w:gridCol w:w="1770"/>
            <w:gridCol w:w="450"/>
            <w:gridCol w:w="4200"/>
            <w:gridCol w:w="4680"/>
          </w:tblGrid>
        </w:tblGridChange>
      </w:tblGrid>
      <w:tr>
        <w:trPr>
          <w:cantSplit w:val="0"/>
          <w:trHeight w:val="420" w:hRule="atLeast"/>
          <w:tblHeader w:val="0"/>
        </w:trPr>
        <w:tc>
          <w:tcPr>
            <w:shd w:fill="a4c2f4" w:val="clear"/>
            <w:tcMar>
              <w:top w:w="100.0" w:type="dxa"/>
              <w:left w:w="100.0" w:type="dxa"/>
              <w:bottom w:w="100.0" w:type="dxa"/>
              <w:right w:w="100.0" w:type="dxa"/>
            </w:tcMar>
          </w:tcPr>
          <w:p w:rsidR="00000000" w:rsidDel="00000000" w:rsidP="00000000" w:rsidRDefault="00000000" w:rsidRPr="00000000" w14:paraId="00000757">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Visualizar panel administrativo</w:t>
            </w:r>
          </w:p>
        </w:tc>
        <w:tc>
          <w:tcPr>
            <w:gridSpan w:val="3"/>
            <w:shd w:fill="a4c2f4" w:val="clear"/>
            <w:tcMar>
              <w:top w:w="100.0" w:type="dxa"/>
              <w:left w:w="100.0" w:type="dxa"/>
              <w:bottom w:w="100.0" w:type="dxa"/>
              <w:right w:w="100.0" w:type="dxa"/>
            </w:tcMar>
          </w:tcPr>
          <w:p w:rsidR="00000000" w:rsidDel="00000000" w:rsidP="00000000" w:rsidRDefault="00000000" w:rsidRPr="00000000" w14:paraId="00000758">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CU16</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75B">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w:t>
            </w:r>
          </w:p>
        </w:tc>
        <w:tc>
          <w:tcPr>
            <w:gridSpan w:val="3"/>
            <w:tcMar>
              <w:top w:w="100.0" w:type="dxa"/>
              <w:left w:w="100.0" w:type="dxa"/>
              <w:bottom w:w="100.0" w:type="dxa"/>
              <w:right w:w="100.0" w:type="dxa"/>
            </w:tcMar>
          </w:tcPr>
          <w:p w:rsidR="00000000" w:rsidDel="00000000" w:rsidP="00000000" w:rsidRDefault="00000000" w:rsidRPr="00000000" w14:paraId="0000075C">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administrador podrá visualizar un panel con indicadores en tiempo real de ventas, pedidos.</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75F">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Actores</w:t>
            </w:r>
          </w:p>
        </w:tc>
        <w:tc>
          <w:tcPr>
            <w:gridSpan w:val="3"/>
            <w:tcMar>
              <w:top w:w="100.0" w:type="dxa"/>
              <w:left w:w="100.0" w:type="dxa"/>
              <w:bottom w:w="100.0" w:type="dxa"/>
              <w:right w:w="100.0" w:type="dxa"/>
            </w:tcMar>
          </w:tcPr>
          <w:p w:rsidR="00000000" w:rsidDel="00000000" w:rsidP="00000000" w:rsidRDefault="00000000" w:rsidRPr="00000000" w14:paraId="00000760">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Administrador</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763">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w:t>
            </w:r>
          </w:p>
          <w:p w:rsidR="00000000" w:rsidDel="00000000" w:rsidP="00000000" w:rsidRDefault="00000000" w:rsidRPr="00000000" w14:paraId="00000764">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condiciones</w:t>
            </w:r>
          </w:p>
        </w:tc>
        <w:tc>
          <w:tcPr>
            <w:gridSpan w:val="3"/>
            <w:tcMar>
              <w:top w:w="100.0" w:type="dxa"/>
              <w:left w:w="100.0" w:type="dxa"/>
              <w:bottom w:w="100.0" w:type="dxa"/>
              <w:right w:w="100.0" w:type="dxa"/>
            </w:tcMar>
          </w:tcPr>
          <w:p w:rsidR="00000000" w:rsidDel="00000000" w:rsidP="00000000" w:rsidRDefault="00000000" w:rsidRPr="00000000" w14:paraId="00000765">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usuario debe haber iniciado sesión estrictamente bajo el rol de Administrador. </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768">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Post condiciones</w:t>
            </w:r>
          </w:p>
        </w:tc>
        <w:tc>
          <w:tcPr>
            <w:gridSpan w:val="3"/>
            <w:tcMar>
              <w:top w:w="100.0" w:type="dxa"/>
              <w:left w:w="100.0" w:type="dxa"/>
              <w:bottom w:w="100.0" w:type="dxa"/>
              <w:right w:w="100.0" w:type="dxa"/>
            </w:tcMar>
          </w:tcPr>
          <w:p w:rsidR="00000000" w:rsidDel="00000000" w:rsidP="00000000" w:rsidRDefault="00000000" w:rsidRPr="00000000" w14:paraId="00000769">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despliega el resumen operativo del día actual en la pantalla principal. </w:t>
            </w:r>
          </w:p>
        </w:tc>
      </w:tr>
      <w:tr>
        <w:trPr>
          <w:cantSplit w:val="0"/>
          <w:trHeight w:val="420" w:hRule="atLeast"/>
          <w:tblHeader w:val="0"/>
        </w:trPr>
        <w:tc>
          <w:tcPr>
            <w:vMerge w:val="restart"/>
            <w:shd w:fill="fff2cc" w:val="clear"/>
            <w:tcMar>
              <w:top w:w="100.0" w:type="dxa"/>
              <w:left w:w="100.0" w:type="dxa"/>
              <w:bottom w:w="100.0" w:type="dxa"/>
              <w:right w:w="100.0" w:type="dxa"/>
            </w:tcMar>
          </w:tcPr>
          <w:p w:rsidR="00000000" w:rsidDel="00000000" w:rsidP="00000000" w:rsidRDefault="00000000" w:rsidRPr="00000000" w14:paraId="0000076C">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Secuencia Normal</w:t>
            </w:r>
          </w:p>
        </w:tc>
        <w:tc>
          <w:tcPr>
            <w:shd w:fill="d9ead3" w:val="clear"/>
            <w:tcMar>
              <w:top w:w="100.0" w:type="dxa"/>
              <w:left w:w="100.0" w:type="dxa"/>
              <w:bottom w:w="100.0" w:type="dxa"/>
              <w:right w:w="100.0" w:type="dxa"/>
            </w:tcMar>
          </w:tcPr>
          <w:p w:rsidR="00000000" w:rsidDel="00000000" w:rsidP="00000000" w:rsidRDefault="00000000" w:rsidRPr="00000000" w14:paraId="0000076D">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tc>
        <w:tc>
          <w:tcPr>
            <w:shd w:fill="d9ead3" w:val="clear"/>
            <w:tcMar>
              <w:top w:w="100.0" w:type="dxa"/>
              <w:left w:w="100.0" w:type="dxa"/>
              <w:bottom w:w="100.0" w:type="dxa"/>
              <w:right w:w="100.0" w:type="dxa"/>
            </w:tcMar>
          </w:tcPr>
          <w:p w:rsidR="00000000" w:rsidDel="00000000" w:rsidP="00000000" w:rsidRDefault="00000000" w:rsidRPr="00000000" w14:paraId="0000076E">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Acción (actor)</w:t>
            </w:r>
          </w:p>
        </w:tc>
        <w:tc>
          <w:tcPr>
            <w:shd w:fill="d9ead3" w:val="clear"/>
            <w:tcMar>
              <w:top w:w="100.0" w:type="dxa"/>
              <w:left w:w="100.0" w:type="dxa"/>
              <w:bottom w:w="100.0" w:type="dxa"/>
              <w:right w:w="100.0" w:type="dxa"/>
            </w:tcMar>
          </w:tcPr>
          <w:p w:rsidR="00000000" w:rsidDel="00000000" w:rsidP="00000000" w:rsidRDefault="00000000" w:rsidRPr="00000000" w14:paraId="0000076F">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Reacción (sistema)</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71">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772">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administrador inicia sesión con éxito en la plataforma. </w:t>
            </w:r>
          </w:p>
        </w:tc>
        <w:tc>
          <w:tcPr>
            <w:tcMar>
              <w:top w:w="100.0" w:type="dxa"/>
              <w:left w:w="100.0" w:type="dxa"/>
              <w:bottom w:w="100.0" w:type="dxa"/>
              <w:right w:w="100.0" w:type="dxa"/>
            </w:tcMar>
          </w:tcPr>
          <w:p w:rsidR="00000000" w:rsidDel="00000000" w:rsidP="00000000" w:rsidRDefault="00000000" w:rsidRPr="00000000" w14:paraId="00000773">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verifica que su rol es válido para la administración. </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75">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776">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administrador espera un segundo a que carguen los contadores numéricos en vivo. </w:t>
            </w:r>
          </w:p>
        </w:tc>
        <w:tc>
          <w:tcPr>
            <w:tcMar>
              <w:top w:w="100.0" w:type="dxa"/>
              <w:left w:w="100.0" w:type="dxa"/>
              <w:bottom w:w="100.0" w:type="dxa"/>
              <w:right w:w="100.0" w:type="dxa"/>
            </w:tcMar>
          </w:tcPr>
          <w:p w:rsidR="00000000" w:rsidDel="00000000" w:rsidP="00000000" w:rsidRDefault="00000000" w:rsidRPr="00000000" w14:paraId="00000777">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busca en las tablas cuántos pedidos están en estado "Recibido" y cuántos en "En preparación" en este instante. </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79">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Mar>
              <w:top w:w="100.0" w:type="dxa"/>
              <w:left w:w="100.0" w:type="dxa"/>
              <w:bottom w:w="100.0" w:type="dxa"/>
              <w:right w:w="100.0" w:type="dxa"/>
            </w:tcMar>
          </w:tcPr>
          <w:p w:rsidR="00000000" w:rsidDel="00000000" w:rsidP="00000000" w:rsidRDefault="00000000" w:rsidRPr="00000000" w14:paraId="0000077A">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administrador observa los gráficos de control de su negocio.  </w:t>
            </w:r>
          </w:p>
        </w:tc>
        <w:tc>
          <w:tcPr>
            <w:tcMar>
              <w:top w:w="100.0" w:type="dxa"/>
              <w:left w:w="100.0" w:type="dxa"/>
              <w:bottom w:w="100.0" w:type="dxa"/>
              <w:right w:w="100.0" w:type="dxa"/>
            </w:tcMar>
          </w:tcPr>
          <w:p w:rsidR="00000000" w:rsidDel="00000000" w:rsidP="00000000" w:rsidRDefault="00000000" w:rsidRPr="00000000" w14:paraId="0000077B">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pinta el panel de control con los números del día actual actualizados.  </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77C">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Excepciones</w:t>
            </w:r>
          </w:p>
        </w:tc>
        <w:tc>
          <w:tcPr>
            <w:shd w:fill="d9ead3" w:val="clear"/>
            <w:tcMar>
              <w:top w:w="100.0" w:type="dxa"/>
              <w:left w:w="100.0" w:type="dxa"/>
              <w:bottom w:w="100.0" w:type="dxa"/>
              <w:right w:w="100.0" w:type="dxa"/>
            </w:tcMar>
          </w:tcPr>
          <w:p w:rsidR="00000000" w:rsidDel="00000000" w:rsidP="00000000" w:rsidRDefault="00000000" w:rsidRPr="00000000" w14:paraId="0000077D">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shd w:fill="d9ead3" w:val="clear"/>
            <w:tcMar>
              <w:top w:w="100.0" w:type="dxa"/>
              <w:left w:w="100.0" w:type="dxa"/>
              <w:bottom w:w="100.0" w:type="dxa"/>
              <w:right w:w="100.0" w:type="dxa"/>
            </w:tcMar>
          </w:tcPr>
          <w:p w:rsidR="00000000" w:rsidDel="00000000" w:rsidP="00000000" w:rsidRDefault="00000000" w:rsidRPr="00000000" w14:paraId="0000077E">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Acción (actor)</w:t>
            </w:r>
          </w:p>
        </w:tc>
        <w:tc>
          <w:tcPr>
            <w:shd w:fill="d9ead3" w:val="clear"/>
            <w:tcMar>
              <w:top w:w="100.0" w:type="dxa"/>
              <w:left w:w="100.0" w:type="dxa"/>
              <w:bottom w:w="100.0" w:type="dxa"/>
              <w:right w:w="100.0" w:type="dxa"/>
            </w:tcMar>
          </w:tcPr>
          <w:p w:rsidR="00000000" w:rsidDel="00000000" w:rsidP="00000000" w:rsidRDefault="00000000" w:rsidRPr="00000000" w14:paraId="0000077F">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Reacción (sistema)</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780">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81">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782">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 mesero escribe la palabra "/admin" en la dirección web del navegador para intentar entrar. </w:t>
            </w:r>
          </w:p>
        </w:tc>
        <w:tc>
          <w:tcPr>
            <w:tcMar>
              <w:top w:w="100.0" w:type="dxa"/>
              <w:left w:w="100.0" w:type="dxa"/>
              <w:bottom w:w="100.0" w:type="dxa"/>
              <w:right w:w="100.0" w:type="dxa"/>
            </w:tcMar>
          </w:tcPr>
          <w:p w:rsidR="00000000" w:rsidDel="00000000" w:rsidP="00000000" w:rsidRDefault="00000000" w:rsidRPr="00000000" w14:paraId="00000783">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identifica que su rol no tiene los permisos requeridos, le bloquea el acceso por seguridad y muestra el mensaje: "Acceso denegado: No tienes permisos para ver esta sección". </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784">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85">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786">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administrador tiene abierto el panel pero el internet del local empieza a fallar intermitentemente. </w:t>
            </w:r>
          </w:p>
        </w:tc>
        <w:tc>
          <w:tcPr>
            <w:tcMar>
              <w:top w:w="100.0" w:type="dxa"/>
              <w:left w:w="100.0" w:type="dxa"/>
              <w:bottom w:w="100.0" w:type="dxa"/>
              <w:right w:w="100.0" w:type="dxa"/>
            </w:tcMar>
          </w:tcPr>
          <w:p w:rsidR="00000000" w:rsidDel="00000000" w:rsidP="00000000" w:rsidRDefault="00000000" w:rsidRPr="00000000" w14:paraId="00000787">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deja de actualizar los números en vivo y muestra un aviso arriba en la pantalla con el mensaje: "Error de conexión: No se están actualizando los datos en tiempo real". </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788">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89">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Mar>
              <w:top w:w="100.0" w:type="dxa"/>
              <w:left w:w="100.0" w:type="dxa"/>
              <w:bottom w:w="100.0" w:type="dxa"/>
              <w:right w:w="100.0" w:type="dxa"/>
            </w:tcMar>
          </w:tcPr>
          <w:p w:rsidR="00000000" w:rsidDel="00000000" w:rsidP="00000000" w:rsidRDefault="00000000" w:rsidRPr="00000000" w14:paraId="0000078A">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El administrador solicita un reporte en una fecha donde no hay datos.</w:t>
            </w:r>
          </w:p>
        </w:tc>
        <w:tc>
          <w:tcPr>
            <w:tcMar>
              <w:top w:w="100.0" w:type="dxa"/>
              <w:left w:w="100.0" w:type="dxa"/>
              <w:bottom w:w="100.0" w:type="dxa"/>
              <w:right w:w="100.0" w:type="dxa"/>
            </w:tcMar>
          </w:tcPr>
          <w:p w:rsidR="00000000" w:rsidDel="00000000" w:rsidP="00000000" w:rsidRDefault="00000000" w:rsidRPr="00000000" w14:paraId="0000078B">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muestra: “No existen registros para el rango seleccionado”.</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78C">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Rendimiento</w:t>
            </w:r>
          </w:p>
        </w:tc>
        <w:tc>
          <w:tcPr>
            <w:gridSpan w:val="3"/>
            <w:tcMar>
              <w:top w:w="100.0" w:type="dxa"/>
              <w:left w:w="100.0" w:type="dxa"/>
              <w:bottom w:w="100.0" w:type="dxa"/>
              <w:right w:w="100.0" w:type="dxa"/>
            </w:tcMar>
          </w:tcPr>
          <w:p w:rsidR="00000000" w:rsidDel="00000000" w:rsidP="00000000" w:rsidRDefault="00000000" w:rsidRPr="00000000" w14:paraId="0000078D">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panel debe mostrarse en menos de 5 segundos.</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790">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Frecuencia</w:t>
            </w:r>
          </w:p>
        </w:tc>
        <w:tc>
          <w:tcPr>
            <w:gridSpan w:val="3"/>
            <w:tcMar>
              <w:top w:w="100.0" w:type="dxa"/>
              <w:left w:w="100.0" w:type="dxa"/>
              <w:bottom w:w="100.0" w:type="dxa"/>
              <w:right w:w="100.0" w:type="dxa"/>
            </w:tcMar>
          </w:tcPr>
          <w:p w:rsidR="00000000" w:rsidDel="00000000" w:rsidP="00000000" w:rsidRDefault="00000000" w:rsidRPr="00000000" w14:paraId="00000791">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Varias veces al día dependiendo de la cantidad de veces que el administrador ingrese al sistema.</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794">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Importancia</w:t>
            </w:r>
          </w:p>
        </w:tc>
        <w:tc>
          <w:tcPr>
            <w:gridSpan w:val="3"/>
            <w:tcMar>
              <w:top w:w="100.0" w:type="dxa"/>
              <w:left w:w="100.0" w:type="dxa"/>
              <w:bottom w:w="100.0" w:type="dxa"/>
              <w:right w:w="100.0" w:type="dxa"/>
            </w:tcMar>
          </w:tcPr>
          <w:p w:rsidR="00000000" w:rsidDel="00000000" w:rsidP="00000000" w:rsidRDefault="00000000" w:rsidRPr="00000000" w14:paraId="00000795">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Vital.</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798">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Urgencia</w:t>
            </w:r>
          </w:p>
        </w:tc>
        <w:tc>
          <w:tcPr>
            <w:gridSpan w:val="3"/>
            <w:tcMar>
              <w:top w:w="100.0" w:type="dxa"/>
              <w:left w:w="100.0" w:type="dxa"/>
              <w:bottom w:w="100.0" w:type="dxa"/>
              <w:right w:w="100.0" w:type="dxa"/>
            </w:tcMar>
          </w:tcPr>
          <w:p w:rsidR="00000000" w:rsidDel="00000000" w:rsidP="00000000" w:rsidRDefault="00000000" w:rsidRPr="00000000" w14:paraId="00000799">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Inmediata.</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79C">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Comentarios</w:t>
            </w:r>
          </w:p>
        </w:tc>
        <w:tc>
          <w:tcPr>
            <w:gridSpan w:val="3"/>
            <w:tcMar>
              <w:top w:w="100.0" w:type="dxa"/>
              <w:left w:w="100.0" w:type="dxa"/>
              <w:bottom w:w="100.0" w:type="dxa"/>
              <w:right w:w="100.0" w:type="dxa"/>
            </w:tcMar>
          </w:tcPr>
          <w:p w:rsidR="00000000" w:rsidDel="00000000" w:rsidP="00000000" w:rsidRDefault="00000000" w:rsidRPr="00000000" w14:paraId="0000079D">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Ninguno</w:t>
            </w:r>
          </w:p>
        </w:tc>
      </w:tr>
    </w:tbl>
    <w:p w:rsidR="00000000" w:rsidDel="00000000" w:rsidP="00000000" w:rsidRDefault="00000000" w:rsidRPr="00000000" w14:paraId="000007A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A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A2">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7A3">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7A4">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7A5">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7A6">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7A7">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7A8">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7A9">
      <w:pPr>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AA">
      <w:pPr>
        <w:pStyle w:val="Heading2"/>
        <w:rPr/>
      </w:pPr>
      <w:bookmarkStart w:colFirst="0" w:colLast="0" w:name="_heading=h.auiyozk4sgbv" w:id="28"/>
      <w:bookmarkEnd w:id="28"/>
      <w:r w:rsidDel="00000000" w:rsidR="00000000" w:rsidRPr="00000000">
        <w:rPr>
          <w:rtl w:val="0"/>
        </w:rPr>
        <w:t xml:space="preserve">1.21 Diagrama UML – Caso de uso</w:t>
      </w:r>
    </w:p>
    <w:p w:rsidR="00000000" w:rsidDel="00000000" w:rsidP="00000000" w:rsidRDefault="00000000" w:rsidRPr="00000000" w14:paraId="000007AB">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7AC">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0" distT="0" distL="0" distR="0">
            <wp:extent cx="6861810" cy="4580255"/>
            <wp:effectExtent b="0" l="0" r="0" t="0"/>
            <wp:docPr id="23" name="image25.jpg"/>
            <a:graphic>
              <a:graphicData uri="http://schemas.openxmlformats.org/drawingml/2006/picture">
                <pic:pic>
                  <pic:nvPicPr>
                    <pic:cNvPr id="0" name="image25.jpg"/>
                    <pic:cNvPicPr preferRelativeResize="0"/>
                  </pic:nvPicPr>
                  <pic:blipFill>
                    <a:blip r:embed="rId30"/>
                    <a:srcRect b="0" l="0" r="0" t="0"/>
                    <a:stretch>
                      <a:fillRect/>
                    </a:stretch>
                  </pic:blipFill>
                  <pic:spPr>
                    <a:xfrm>
                      <a:off x="0" y="0"/>
                      <a:ext cx="6861810" cy="4580255"/>
                    </a:xfrm>
                    <a:prstGeom prst="rect"/>
                    <a:ln/>
                  </pic:spPr>
                </pic:pic>
              </a:graphicData>
            </a:graphic>
          </wp:inline>
        </w:drawing>
      </w:r>
      <w:r w:rsidDel="00000000" w:rsidR="00000000" w:rsidRPr="00000000">
        <w:rPr>
          <w:rtl w:val="0"/>
        </w:rPr>
      </w:r>
    </w:p>
    <w:p w:rsidR="00000000" w:rsidDel="00000000" w:rsidP="00000000" w:rsidRDefault="00000000" w:rsidRPr="00000000" w14:paraId="000007AD">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7AE">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7AF">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7B0">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7B1">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7B2">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7B3">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7B4">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7B5">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7B6">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7B7">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7B8">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7B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0" distT="0" distL="0" distR="0">
            <wp:extent cx="5732103" cy="4042194"/>
            <wp:effectExtent b="0" l="0" r="0" t="0"/>
            <wp:docPr id="24" name="image16.png"/>
            <a:graphic>
              <a:graphicData uri="http://schemas.openxmlformats.org/drawingml/2006/picture">
                <pic:pic>
                  <pic:nvPicPr>
                    <pic:cNvPr id="0" name="image16.png"/>
                    <pic:cNvPicPr preferRelativeResize="0"/>
                  </pic:nvPicPr>
                  <pic:blipFill>
                    <a:blip r:embed="rId31"/>
                    <a:srcRect b="0" l="0" r="0" t="0"/>
                    <a:stretch>
                      <a:fillRect/>
                    </a:stretch>
                  </pic:blipFill>
                  <pic:spPr>
                    <a:xfrm>
                      <a:off x="0" y="0"/>
                      <a:ext cx="5732103" cy="4042194"/>
                    </a:xfrm>
                    <a:prstGeom prst="rect"/>
                    <a:ln/>
                  </pic:spPr>
                </pic:pic>
              </a:graphicData>
            </a:graphic>
          </wp:inline>
        </w:drawing>
      </w:r>
      <w:r w:rsidDel="00000000" w:rsidR="00000000" w:rsidRPr="00000000">
        <w:rPr>
          <w:rtl w:val="0"/>
        </w:rPr>
      </w:r>
    </w:p>
    <w:p w:rsidR="00000000" w:rsidDel="00000000" w:rsidP="00000000" w:rsidRDefault="00000000" w:rsidRPr="00000000" w14:paraId="000007BA">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0" distT="0" distL="0" distR="0">
            <wp:extent cx="5749431" cy="4604337"/>
            <wp:effectExtent b="0" l="0" r="0" t="0"/>
            <wp:docPr id="25" name="image19.png"/>
            <a:graphic>
              <a:graphicData uri="http://schemas.openxmlformats.org/drawingml/2006/picture">
                <pic:pic>
                  <pic:nvPicPr>
                    <pic:cNvPr id="0" name="image19.png"/>
                    <pic:cNvPicPr preferRelativeResize="0"/>
                  </pic:nvPicPr>
                  <pic:blipFill>
                    <a:blip r:embed="rId32"/>
                    <a:srcRect b="0" l="0" r="0" t="0"/>
                    <a:stretch>
                      <a:fillRect/>
                    </a:stretch>
                  </pic:blipFill>
                  <pic:spPr>
                    <a:xfrm>
                      <a:off x="0" y="0"/>
                      <a:ext cx="5749431" cy="4604337"/>
                    </a:xfrm>
                    <a:prstGeom prst="rect"/>
                    <a:ln/>
                  </pic:spPr>
                </pic:pic>
              </a:graphicData>
            </a:graphic>
          </wp:inline>
        </w:drawing>
      </w:r>
      <w:r w:rsidDel="00000000" w:rsidR="00000000" w:rsidRPr="00000000">
        <w:rPr>
          <w:rtl w:val="0"/>
        </w:rPr>
      </w:r>
    </w:p>
    <w:p w:rsidR="00000000" w:rsidDel="00000000" w:rsidP="00000000" w:rsidRDefault="00000000" w:rsidRPr="00000000" w14:paraId="000007B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0" distT="0" distL="0" distR="0">
            <wp:extent cx="5815397" cy="4332472"/>
            <wp:effectExtent b="0" l="0" r="0" t="0"/>
            <wp:docPr id="2" name="image24.png"/>
            <a:graphic>
              <a:graphicData uri="http://schemas.openxmlformats.org/drawingml/2006/picture">
                <pic:pic>
                  <pic:nvPicPr>
                    <pic:cNvPr id="0" name="image24.png"/>
                    <pic:cNvPicPr preferRelativeResize="0"/>
                  </pic:nvPicPr>
                  <pic:blipFill>
                    <a:blip r:embed="rId33"/>
                    <a:srcRect b="0" l="0" r="0" t="0"/>
                    <a:stretch>
                      <a:fillRect/>
                    </a:stretch>
                  </pic:blipFill>
                  <pic:spPr>
                    <a:xfrm>
                      <a:off x="0" y="0"/>
                      <a:ext cx="5815397" cy="4332472"/>
                    </a:xfrm>
                    <a:prstGeom prst="rect"/>
                    <a:ln/>
                  </pic:spPr>
                </pic:pic>
              </a:graphicData>
            </a:graphic>
          </wp:inline>
        </w:drawing>
      </w:r>
      <w:r w:rsidDel="00000000" w:rsidR="00000000" w:rsidRPr="00000000">
        <w:rPr>
          <w:rtl w:val="0"/>
        </w:rPr>
      </w:r>
    </w:p>
    <w:p w:rsidR="00000000" w:rsidDel="00000000" w:rsidP="00000000" w:rsidRDefault="00000000" w:rsidRPr="00000000" w14:paraId="000007BC">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0" distT="0" distL="0" distR="0">
            <wp:extent cx="5999575" cy="4386356"/>
            <wp:effectExtent b="0" l="0" r="0" t="0"/>
            <wp:docPr id="3" name="image22.png"/>
            <a:graphic>
              <a:graphicData uri="http://schemas.openxmlformats.org/drawingml/2006/picture">
                <pic:pic>
                  <pic:nvPicPr>
                    <pic:cNvPr id="0" name="image22.png"/>
                    <pic:cNvPicPr preferRelativeResize="0"/>
                  </pic:nvPicPr>
                  <pic:blipFill>
                    <a:blip r:embed="rId34"/>
                    <a:srcRect b="0" l="0" r="0" t="0"/>
                    <a:stretch>
                      <a:fillRect/>
                    </a:stretch>
                  </pic:blipFill>
                  <pic:spPr>
                    <a:xfrm>
                      <a:off x="0" y="0"/>
                      <a:ext cx="5999575" cy="4386356"/>
                    </a:xfrm>
                    <a:prstGeom prst="rect"/>
                    <a:ln/>
                  </pic:spPr>
                </pic:pic>
              </a:graphicData>
            </a:graphic>
          </wp:inline>
        </w:drawing>
      </w:r>
      <w:r w:rsidDel="00000000" w:rsidR="00000000" w:rsidRPr="00000000">
        <w:rPr>
          <w:rtl w:val="0"/>
        </w:rPr>
      </w:r>
    </w:p>
    <w:p w:rsidR="00000000" w:rsidDel="00000000" w:rsidP="00000000" w:rsidRDefault="00000000" w:rsidRPr="00000000" w14:paraId="000007BD">
      <w:pPr>
        <w:pStyle w:val="Heading2"/>
        <w:rPr/>
      </w:pPr>
      <w:bookmarkStart w:colFirst="0" w:colLast="0" w:name="_heading=h.lc5dpe21zpn" w:id="29"/>
      <w:bookmarkEnd w:id="29"/>
      <w:r w:rsidDel="00000000" w:rsidR="00000000" w:rsidRPr="00000000">
        <w:rPr>
          <w:rtl w:val="0"/>
        </w:rPr>
        <w:t xml:space="preserve"> xl1.22 Diagrama UML – Diagrama de Clases</w:t>
      </w:r>
    </w:p>
    <w:p w:rsidR="00000000" w:rsidDel="00000000" w:rsidP="00000000" w:rsidRDefault="00000000" w:rsidRPr="00000000" w14:paraId="000007BE">
      <w:pPr>
        <w:rPr>
          <w:rFonts w:ascii="Calibri" w:cs="Calibri" w:eastAsia="Calibri" w:hAnsi="Calibri"/>
          <w:b w:val="1"/>
          <w:bCs w:val="1"/>
          <w:sz w:val="24"/>
          <w:szCs w:val="24"/>
        </w:rPr>
      </w:pPr>
      <w:r w:rsidDel="00000000" w:rsidR="00000000" w:rsidRPr="00000000">
        <w:rPr/>
        <w:drawing>
          <wp:inline distB="114300" distT="114300" distL="114300" distR="114300">
            <wp:extent cx="6858000" cy="6273800"/>
            <wp:effectExtent b="0" l="0" r="0" t="0"/>
            <wp:docPr id="4" name="image9.png"/>
            <a:graphic>
              <a:graphicData uri="http://schemas.openxmlformats.org/drawingml/2006/picture">
                <pic:pic>
                  <pic:nvPicPr>
                    <pic:cNvPr id="0" name="image9.png"/>
                    <pic:cNvPicPr preferRelativeResize="0"/>
                  </pic:nvPicPr>
                  <pic:blipFill>
                    <a:blip r:embed="rId35"/>
                    <a:srcRect b="0" l="0" r="0" t="0"/>
                    <a:stretch>
                      <a:fillRect/>
                    </a:stretch>
                  </pic:blipFill>
                  <pic:spPr>
                    <a:xfrm>
                      <a:off x="0" y="0"/>
                      <a:ext cx="6858000" cy="6273800"/>
                    </a:xfrm>
                    <a:prstGeom prst="rect"/>
                    <a:ln/>
                  </pic:spPr>
                </pic:pic>
              </a:graphicData>
            </a:graphic>
          </wp:inline>
        </w:drawing>
      </w:r>
      <w:r w:rsidDel="00000000" w:rsidR="00000000" w:rsidRPr="00000000">
        <w:rPr>
          <w:rtl w:val="0"/>
        </w:rPr>
      </w:r>
    </w:p>
    <w:p w:rsidR="00000000" w:rsidDel="00000000" w:rsidP="00000000" w:rsidRDefault="00000000" w:rsidRPr="00000000" w14:paraId="000007BF">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7C0">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7C1">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Modelo Entidad Relación</w:t>
      </w:r>
    </w:p>
    <w:p w:rsidR="00000000" w:rsidDel="00000000" w:rsidP="00000000" w:rsidRDefault="00000000" w:rsidRPr="00000000" w14:paraId="000007C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114300" distT="114300" distL="114300" distR="114300">
            <wp:extent cx="6858000" cy="3949700"/>
            <wp:effectExtent b="0" l="0" r="0" t="0"/>
            <wp:docPr id="5" name="image7.png"/>
            <a:graphic>
              <a:graphicData uri="http://schemas.openxmlformats.org/drawingml/2006/picture">
                <pic:pic>
                  <pic:nvPicPr>
                    <pic:cNvPr id="0" name="image7.png"/>
                    <pic:cNvPicPr preferRelativeResize="0"/>
                  </pic:nvPicPr>
                  <pic:blipFill>
                    <a:blip r:embed="rId36"/>
                    <a:srcRect b="0" l="0" r="0" t="0"/>
                    <a:stretch>
                      <a:fillRect/>
                    </a:stretch>
                  </pic:blipFill>
                  <pic:spPr>
                    <a:xfrm>
                      <a:off x="0" y="0"/>
                      <a:ext cx="68580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7C9">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7CA">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7CB">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7CC">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7CD">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7CE">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7CF">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7D0">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7D1">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7D2">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7D3">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7D4">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7D5">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7D6">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7D7">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7D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Modelo Lógico</w:t>
      </w:r>
      <w:r w:rsidDel="00000000" w:rsidR="00000000" w:rsidRPr="00000000">
        <w:drawing>
          <wp:anchor allowOverlap="1" behindDoc="0" distB="0" distT="0" distL="114300" distR="114300" hidden="0" layoutInCell="1" locked="0" relativeHeight="0" simplePos="0">
            <wp:simplePos x="0" y="0"/>
            <wp:positionH relativeFrom="column">
              <wp:posOffset>-457198</wp:posOffset>
            </wp:positionH>
            <wp:positionV relativeFrom="paragraph">
              <wp:posOffset>296849</wp:posOffset>
            </wp:positionV>
            <wp:extent cx="7789711" cy="5476035"/>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37"/>
                    <a:srcRect b="0" l="0" r="0" t="0"/>
                    <a:stretch>
                      <a:fillRect/>
                    </a:stretch>
                  </pic:blipFill>
                  <pic:spPr>
                    <a:xfrm>
                      <a:off x="0" y="0"/>
                      <a:ext cx="7789711" cy="5476035"/>
                    </a:xfrm>
                    <a:prstGeom prst="rect"/>
                    <a:ln/>
                  </pic:spPr>
                </pic:pic>
              </a:graphicData>
            </a:graphic>
          </wp:anchor>
        </w:drawing>
      </w:r>
    </w:p>
    <w:p w:rsidR="00000000" w:rsidDel="00000000" w:rsidP="00000000" w:rsidRDefault="00000000" w:rsidRPr="00000000" w14:paraId="000007D9">
      <w:pPr>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7DA">
      <w:pPr>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7DB">
      <w:pPr>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7DC">
      <w:pPr>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7DD">
      <w:pPr>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7DE">
      <w:pPr>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7DF">
      <w:pPr>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7E0">
      <w:pPr>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7E1">
      <w:pPr>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7E2">
      <w:pPr>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7E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Prompt:</w:t>
      </w:r>
    </w:p>
    <w:p w:rsidR="00000000" w:rsidDel="00000000" w:rsidP="00000000" w:rsidRDefault="00000000" w:rsidRPr="00000000" w14:paraId="000007E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Actúa como Ingeniero de Software Senior y Experto en Aseguramiento de la Calidad (QA).</w:t>
      </w:r>
    </w:p>
    <w:p w:rsidR="00000000" w:rsidDel="00000000" w:rsidP="00000000" w:rsidRDefault="00000000" w:rsidRPr="00000000" w14:paraId="000007E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Tu objetivo: Realizar una auditoría exhaustiva de mi documento de Especificación de Requisitos de Software (ERS) bajo el estándar IEEE 830.</w:t>
      </w:r>
    </w:p>
    <w:p w:rsidR="00000000" w:rsidDel="00000000" w:rsidP="00000000" w:rsidRDefault="00000000" w:rsidRPr="00000000" w14:paraId="000007E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Instrucciones de análisis:</w:t>
      </w:r>
    </w:p>
    <w:p w:rsidR="00000000" w:rsidDel="00000000" w:rsidP="00000000" w:rsidRDefault="00000000" w:rsidRPr="00000000" w14:paraId="000007E7">
      <w:pPr>
        <w:numPr>
          <w:ilvl w:val="0"/>
          <w:numId w:val="8"/>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Cumplimiento Normativo: Verifica si el documento respeta la estructura recomendada (Introducción, Descripción General, Requisitos Específicos).</w:t>
      </w:r>
    </w:p>
    <w:p w:rsidR="00000000" w:rsidDel="00000000" w:rsidP="00000000" w:rsidRDefault="00000000" w:rsidRPr="00000000" w14:paraId="000007E8">
      <w:pPr>
        <w:numPr>
          <w:ilvl w:val="0"/>
          <w:numId w:val="8"/>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Requisitos Funcionales: Evalúa si cada requisito es atómico, inequívoco, rastreable y, sobre todo, testeable. Identifica ambigüedades como "el sistema debe ser rápido" o "interfaz amigable".</w:t>
      </w:r>
    </w:p>
    <w:p w:rsidR="00000000" w:rsidDel="00000000" w:rsidP="00000000" w:rsidRDefault="00000000" w:rsidRPr="00000000" w14:paraId="000007E9">
      <w:pPr>
        <w:numPr>
          <w:ilvl w:val="0"/>
          <w:numId w:val="8"/>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Requisitos No Funcionales: Analiza la viabilidad y medición de los atributos de calidad (rendimiento, seguridad, usabilidad, disponibilidad).</w:t>
      </w:r>
    </w:p>
    <w:p w:rsidR="00000000" w:rsidDel="00000000" w:rsidP="00000000" w:rsidRDefault="00000000" w:rsidRPr="00000000" w14:paraId="000007EA">
      <w:pPr>
        <w:numPr>
          <w:ilvl w:val="0"/>
          <w:numId w:val="8"/>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Casos de Uso: Revisa la coherencia entre el flujo de eventos, las precondiciones y postcondiciones. Asegúrate de que cubren todos los requisitos funcionales mencionados.</w:t>
      </w:r>
    </w:p>
    <w:p w:rsidR="00000000" w:rsidDel="00000000" w:rsidP="00000000" w:rsidRDefault="00000000" w:rsidRPr="00000000" w14:paraId="000007EB">
      <w:pPr>
        <w:numPr>
          <w:ilvl w:val="0"/>
          <w:numId w:val="8"/>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Consistencia de Diagramas: Verifica que la lógica de los diagramas descritos (UML, Flujo de Datos, etc.) coincida con la narrativa de los requisitos.</w:t>
      </w:r>
    </w:p>
    <w:p w:rsidR="00000000" w:rsidDel="00000000" w:rsidP="00000000" w:rsidRDefault="00000000" w:rsidRPr="00000000" w14:paraId="000007EC">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Formato de salida esperado:</w:t>
      </w:r>
    </w:p>
    <w:p w:rsidR="00000000" w:rsidDel="00000000" w:rsidP="00000000" w:rsidRDefault="00000000" w:rsidRPr="00000000" w14:paraId="000007ED">
      <w:pPr>
        <w:numPr>
          <w:ilvl w:val="0"/>
          <w:numId w:val="9"/>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Resumen de hallazgos: Puntos críticos que faltan o están mal planteados.</w:t>
      </w:r>
    </w:p>
    <w:p w:rsidR="00000000" w:rsidDel="00000000" w:rsidP="00000000" w:rsidRDefault="00000000" w:rsidRPr="00000000" w14:paraId="000007EE">
      <w:pPr>
        <w:numPr>
          <w:ilvl w:val="0"/>
          <w:numId w:val="9"/>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Tabla de Sugerencias de Mejora: [Requisito Original] -&gt; [Problema Detectado] -&gt; [Propuesta de Redacción Sugerida].</w:t>
      </w:r>
    </w:p>
    <w:p w:rsidR="00000000" w:rsidDel="00000000" w:rsidP="00000000" w:rsidRDefault="00000000" w:rsidRPr="00000000" w14:paraId="000007EF">
      <w:pPr>
        <w:numPr>
          <w:ilvl w:val="0"/>
          <w:numId w:val="9"/>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Validación de Casos de Uso: Análisis de brechas (¿hay requisitos sin caso de uso o viceversa?).</w:t>
      </w:r>
    </w:p>
    <w:p w:rsidR="00000000" w:rsidDel="00000000" w:rsidP="00000000" w:rsidRDefault="00000000" w:rsidRPr="00000000" w14:paraId="000007F0">
      <w:pPr>
        <w:numPr>
          <w:ilvl w:val="0"/>
          <w:numId w:val="9"/>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Puntaje de Calidad: Una calificación del 1 al 10 basada en la claridad y completitud técnica.</w:t>
      </w:r>
    </w:p>
    <w:p w:rsidR="00000000" w:rsidDel="00000000" w:rsidP="00000000" w:rsidRDefault="00000000" w:rsidRPr="00000000" w14:paraId="000007F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Respuesta:</w:t>
      </w:r>
    </w:p>
    <w:p w:rsidR="00000000" w:rsidDel="00000000" w:rsidP="00000000" w:rsidRDefault="00000000" w:rsidRPr="00000000" w14:paraId="000007F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Hola. Como Ingeniero de Software Senior y Experto en QA, he realizado una auditoría detallada de tu documento de Especificación de Requisitos de Software (ERS) para el proyecto Sabor Express, evaluándolo bajo el estándar IEEE 830.</w:t>
      </w:r>
    </w:p>
    <w:p w:rsidR="00000000" w:rsidDel="00000000" w:rsidP="00000000" w:rsidRDefault="00000000" w:rsidRPr="00000000" w14:paraId="000007F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continuación, presento los resultados de la auditoría:</w:t>
      </w:r>
    </w:p>
    <w:p w:rsidR="00000000" w:rsidDel="00000000" w:rsidP="00000000" w:rsidRDefault="00000000" w:rsidRPr="00000000" w14:paraId="000007F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Resumen de Hallazgos (Puntos Críticos)</w:t>
      </w:r>
    </w:p>
    <w:p w:rsidR="00000000" w:rsidDel="00000000" w:rsidP="00000000" w:rsidRDefault="00000000" w:rsidRPr="00000000" w14:paraId="000007F5">
      <w:pPr>
        <w:numPr>
          <w:ilvl w:val="0"/>
          <w:numId w:val="10"/>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Estructura IEEE 830: El documento cumple con la estructura general (Introducción, Descripción General, Requisitos Específicos). Sin embargo, falta una sección clara de Restricciones de Diseño y Atributos del Sistema (más allá de los RNF básicos).</w:t>
      </w:r>
    </w:p>
    <w:p w:rsidR="00000000" w:rsidDel="00000000" w:rsidP="00000000" w:rsidRDefault="00000000" w:rsidRPr="00000000" w14:paraId="000007F6">
      <w:pPr>
        <w:numPr>
          <w:ilvl w:val="0"/>
          <w:numId w:val="10"/>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Ambigüedad en Requisitos: Algunos requerimientos funcionales son vagos. Por ejemplo, el RF14 menciona "medidas de seguridad" sin especificar protocolos (SSL, cifrado AES, etc.).</w:t>
      </w:r>
    </w:p>
    <w:p w:rsidR="00000000" w:rsidDel="00000000" w:rsidP="00000000" w:rsidRDefault="00000000" w:rsidRPr="00000000" w14:paraId="000007F7">
      <w:pPr>
        <w:numPr>
          <w:ilvl w:val="0"/>
          <w:numId w:val="10"/>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Desconexión en Casos de Uso: Se detectó una inconsistencia grave en la lógica de varios casos de Uso (CU13, CU16, CU17, CU19). La Secuencia Normal descrita en estos módulos no coincide con el objetivo del Caso de Uso. Por ejemplo, el CU13 ("Consultar estado") describe acciones sobre "promociones" y "quitar ingredientes" en lugar de mostrar el estado del pedido.</w:t>
      </w:r>
    </w:p>
    <w:p w:rsidR="00000000" w:rsidDel="00000000" w:rsidP="00000000" w:rsidRDefault="00000000" w:rsidRPr="00000000" w14:paraId="000007F8">
      <w:pPr>
        <w:numPr>
          <w:ilvl w:val="0"/>
          <w:numId w:val="10"/>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Testabilidad: Los Requisitos No Funcionales como el RNF01 ("Interfaz sencilla") no son testeables objetivamente. En QA, necesitamos métricas (ej. "Un usuario nuevo debe completar un pedido en menos de 2 minutos sin asistencia").</w:t>
      </w:r>
    </w:p>
    <w:p w:rsidR="00000000" w:rsidDel="00000000" w:rsidP="00000000" w:rsidRDefault="00000000" w:rsidRPr="00000000" w14:paraId="000007F9">
      <w:pP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A">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Tabla de Sugerencias de Mejora</w:t>
      </w:r>
    </w:p>
    <w:tbl>
      <w:tblPr>
        <w:tblStyle w:val="Table52"/>
        <w:tblW w:w="10784.0" w:type="dxa"/>
        <w:jc w:val="left"/>
        <w:tblLayout w:type="fixed"/>
        <w:tblLook w:val="0400"/>
      </w:tblPr>
      <w:tblGrid>
        <w:gridCol w:w="839"/>
        <w:gridCol w:w="2643"/>
        <w:gridCol w:w="2957"/>
        <w:gridCol w:w="4345"/>
        <w:tblGridChange w:id="0">
          <w:tblGrid>
            <w:gridCol w:w="839"/>
            <w:gridCol w:w="2643"/>
            <w:gridCol w:w="2957"/>
            <w:gridCol w:w="4345"/>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7F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7F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Requisito Original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7F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Problema Detectado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7F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Propuesta de Mejora (QA Approved)</w:t>
            </w:r>
          </w:p>
        </w:tc>
      </w:tr>
      <w:tr>
        <w:trPr>
          <w:cantSplit w:val="0"/>
          <w:trHeight w:val="16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7F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RF14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80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pagos en línea deberán realizarse con medidas de seguridad."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80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específico. ¿Qué medidas? No es verificable para un plan de pruebas.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80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integrar una pasarela de pagos que cumpla con el estándar PCI DSS y use cifrado TLS 1.2 o superior."</w:t>
            </w:r>
          </w:p>
        </w:tc>
      </w:tr>
      <w:tr>
        <w:trPr>
          <w:cantSplit w:val="0"/>
          <w:trHeight w:val="19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80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RNF01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80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ser intuitivo para todo el personal."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80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Subjetivo. "Intuitivo" no se puede medir en una prueba de carga o estrés.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80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90% de los meseros capacitados debe poder registrar un pedido completo en menos de 60 segundos tras la primera sesión de uso."</w:t>
            </w:r>
          </w:p>
        </w:tc>
      </w:tr>
      <w:tr>
        <w:trPr>
          <w:cantSplit w:val="0"/>
          <w:trHeight w:val="16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80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CU16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80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Secuencia normal habla de "buscar productos" y "actualizar perfil".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80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Inconsistencia Narrativa. No describe la interacción con un Chat Bot.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80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Redefinir la secuencia: 1. Cliente activa el chat. 2. Bot saluda y ofrece opciones. 3. Cliente consulta menú. 4. Bot devuelve platos disponibles.</w:t>
            </w:r>
          </w:p>
        </w:tc>
      </w:tr>
      <w:tr>
        <w:trPr>
          <w:cantSplit w:val="0"/>
          <w:trHeight w:val="16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80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RF04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80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mostrará alertas cuando un producto esté por agotarse."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80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Falta de umbral. ¿Qué significa "por agotarse"?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80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emitirá una notificación visual y sonora cuando el stock de un insumo sea $\le 15\%$ del stock mínimo definido."</w:t>
            </w:r>
          </w:p>
        </w:tc>
      </w:tr>
    </w:tbl>
    <w:p w:rsidR="00000000" w:rsidDel="00000000" w:rsidP="00000000" w:rsidRDefault="00000000" w:rsidRPr="00000000" w14:paraId="0000080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1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1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1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1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1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1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16">
      <w:pPr>
        <w:rPr>
          <w:rFonts w:ascii="Calibri" w:cs="Calibri" w:eastAsia="Calibri" w:hAnsi="Calibri"/>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Validación de Casos de Uso (Análisis de Brechas)</w:t>
      </w:r>
    </w:p>
    <w:p w:rsidR="00000000" w:rsidDel="00000000" w:rsidP="00000000" w:rsidRDefault="00000000" w:rsidRPr="00000000" w14:paraId="0000081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identificó una brecha técnica crítica en la sección de Casos de Uso. A partir del CU13 en adelante, el contenido parece estar "desplazado" o mal copiado:</w:t>
      </w:r>
    </w:p>
    <w:p w:rsidR="00000000" w:rsidDel="00000000" w:rsidP="00000000" w:rsidRDefault="00000000" w:rsidRPr="00000000" w14:paraId="00000819">
      <w:pPr>
        <w:numPr>
          <w:ilvl w:val="0"/>
          <w:numId w:val="1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CU13 (Consultar estado): El flujo describe la gestión de promociones y cambios de ingredientes, no la consulta de estados.</w:t>
      </w:r>
    </w:p>
    <w:p w:rsidR="00000000" w:rsidDel="00000000" w:rsidP="00000000" w:rsidRDefault="00000000" w:rsidRPr="00000000" w14:paraId="0000081A">
      <w:pPr>
        <w:numPr>
          <w:ilvl w:val="0"/>
          <w:numId w:val="1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CU16 (Chat Bot): El flujo describe búsquedas en la web y edición de perfil, omitiendo por completo la lógica de respuesta automática del Bot.</w:t>
      </w:r>
    </w:p>
    <w:p w:rsidR="00000000" w:rsidDel="00000000" w:rsidP="00000000" w:rsidRDefault="00000000" w:rsidRPr="00000000" w14:paraId="0000081B">
      <w:pPr>
        <w:numPr>
          <w:ilvl w:val="0"/>
          <w:numId w:val="1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CU17 (Fidelización): El flujo describe acciones administrativas de actualización de precios y corrección de datos duplicados, no la asignación de puntos al cliente.</w:t>
      </w:r>
    </w:p>
    <w:p w:rsidR="00000000" w:rsidDel="00000000" w:rsidP="00000000" w:rsidRDefault="00000000" w:rsidRPr="00000000" w14:paraId="0000081C">
      <w:pPr>
        <w:numPr>
          <w:ilvl w:val="0"/>
          <w:numId w:val="1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CU19 (Historial): Describe soporte técnico y eliminación de cuentas, no la visualización cronológica de pedidos.</w:t>
      </w:r>
    </w:p>
    <w:p w:rsidR="00000000" w:rsidDel="00000000" w:rsidP="00000000" w:rsidRDefault="00000000" w:rsidRPr="00000000" w14:paraId="0000081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Impacto en QA: Si un desarrollador o tester sigue estos flujos, el software resultante no cumplirá con la función prometida. Es necesario reescribir estos flujos para alinearlos con sus objetivos.</w:t>
      </w:r>
    </w:p>
    <w:p w:rsidR="00000000" w:rsidDel="00000000" w:rsidP="00000000" w:rsidRDefault="00000000" w:rsidRPr="00000000" w14:paraId="0000081E">
      <w:pP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 Puntaje de Calidad (IEEE 830)</w:t>
      </w:r>
    </w:p>
    <w:p w:rsidR="00000000" w:rsidDel="00000000" w:rsidP="00000000" w:rsidRDefault="00000000" w:rsidRPr="00000000" w14:paraId="0000082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Calificación: 6.5 / 10</w:t>
      </w:r>
    </w:p>
    <w:p w:rsidR="00000000" w:rsidDel="00000000" w:rsidP="00000000" w:rsidRDefault="00000000" w:rsidRPr="00000000" w14:paraId="0000082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Justificación Técnica:</w:t>
      </w:r>
    </w:p>
    <w:p w:rsidR="00000000" w:rsidDel="00000000" w:rsidP="00000000" w:rsidRDefault="00000000" w:rsidRPr="00000000" w14:paraId="00000822">
      <w:pPr>
        <w:numPr>
          <w:ilvl w:val="0"/>
          <w:numId w:val="14"/>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Fortalezas: Excelente levantamiento de información previo (cuestionarios y entrevistas). Los requisitos funcionales iniciales (RF01-RF12) están bien identificados y priorizados.</w:t>
      </w:r>
    </w:p>
    <w:p w:rsidR="00000000" w:rsidDel="00000000" w:rsidP="00000000" w:rsidRDefault="00000000" w:rsidRPr="00000000" w14:paraId="00000823">
      <w:pPr>
        <w:numPr>
          <w:ilvl w:val="0"/>
          <w:numId w:val="14"/>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Debilidades: La inconsistencia en la descripción de los Casos de Uso finales y la falta de métricas objetivas en los Requisitos No Funcionales reducen la "Testeabilidad" y "Consistencia", pilares fundamentales del estándar IEEE 830.</w:t>
      </w:r>
    </w:p>
    <w:p w:rsidR="00000000" w:rsidDel="00000000" w:rsidP="00000000" w:rsidRDefault="00000000" w:rsidRPr="00000000" w14:paraId="0000082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Recomendación Final: Corregir la narrativa de los Casos de Uso (CU13-CU19) y definir umbrales numéricos para los RNF antes de pasar a la fase de diseño técnico.</w:t>
      </w:r>
    </w:p>
    <w:p w:rsidR="00000000" w:rsidDel="00000000" w:rsidP="00000000" w:rsidRDefault="00000000" w:rsidRPr="00000000" w14:paraId="0000082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2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2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2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2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2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2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2C">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Resumen de cambios y justificación</w:t>
      </w:r>
    </w:p>
    <w:p w:rsidR="00000000" w:rsidDel="00000000" w:rsidP="00000000" w:rsidRDefault="00000000" w:rsidRPr="00000000" w14:paraId="0000082D">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Durante la revisión y mejora del documento de requisitos del sistema Sabor Express, se realizaron varios ajustes con el fin de cumplir correctamente con la norma IEEE 830 y mejorar la claridad, coherencia y calidad del documento.</w:t>
      </w:r>
    </w:p>
    <w:p w:rsidR="00000000" w:rsidDel="00000000" w:rsidP="00000000" w:rsidRDefault="00000000" w:rsidRPr="00000000" w14:paraId="0000082E">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En primer lugar, se agregaron las restricciones del sistema, ya que inicialmente no estaban contempladas. Este cambio fue necesario porque permite definir el entorno técnico en el que funcionará el software (tecnologías, navegadores, conexión a internet, etc.), lo cual es un requisito importante dentro de la estructura de la norma y ayuda a delimitar el desarrollo del sistema.</w:t>
      </w:r>
    </w:p>
    <w:p w:rsidR="00000000" w:rsidDel="00000000" w:rsidP="00000000" w:rsidRDefault="00000000" w:rsidRPr="00000000" w14:paraId="0000082F">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En cuanto a los requerimientos funcionales, se corrigieron aquellos que estaban redactados de forma ambigua. Por ejemplo, en el caso de las alertas de inventario, se especificó un valor medible (15% del stock mínimo). Este cambio se realizó porque los requisitos deben ser claros y verificables, evitando interpretaciones subjetivas.</w:t>
      </w:r>
    </w:p>
    <w:p w:rsidR="00000000" w:rsidDel="00000000" w:rsidP="00000000" w:rsidRDefault="00000000" w:rsidRPr="00000000" w14:paraId="00000830">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Respecto a los requerimientos no funcionales, se mejoraron para que fueran medibles y evaluables. Antes se utilizaban términos generales como “seguridad” o “facilidad de uso”, y se reemplazaron por criterios específicos como tiempos de respuesta, porcentajes o estándares de seguridad (por ejemplo, cifrado AES-256). Esto se hizo para asegurar que el sistema pueda ser evaluado de manera objetiva.</w:t>
      </w:r>
    </w:p>
    <w:p w:rsidR="00000000" w:rsidDel="00000000" w:rsidP="00000000" w:rsidRDefault="00000000" w:rsidRPr="00000000" w14:paraId="00000831">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Uno de los cambios más importantes fue la corrección de los casos de uso, ya que inicialmente presentaban inconsistencias. Se reorganizaron para que cada uno tuviera una relación directa con su objetivo, evitando mezclar funciones que no correspondían. Además, se ajustó la secuencia normal para que cada acción del actor tuviera una reacción clara del sistema, lo cual es fundamental para representar correctamente la interacción.</w:t>
      </w:r>
    </w:p>
    <w:p w:rsidR="00000000" w:rsidDel="00000000" w:rsidP="00000000" w:rsidRDefault="00000000" w:rsidRPr="00000000" w14:paraId="00000832">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También se corrigieron las excepciones, asegurando que correspondieran realmente a cada caso de uso y no a otros procesos del sistema, como ocurría anteriormente con algunos errores de autenticación mal ubicados.</w:t>
      </w:r>
    </w:p>
    <w:p w:rsidR="00000000" w:rsidDel="00000000" w:rsidP="00000000" w:rsidRDefault="00000000" w:rsidRPr="00000000" w14:paraId="00000833">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Por otro lado, se mejoró la redacción general del documento, corrigiendo errores ortográficos y ajustando el lenguaje a un tono más técnico, pero manteniendo la claridad. Esto contribuye a una mejor comprensión del documento y a una presentación más profesional.</w:t>
      </w:r>
    </w:p>
    <w:p w:rsidR="00000000" w:rsidDel="00000000" w:rsidP="00000000" w:rsidRDefault="00000000" w:rsidRPr="00000000" w14:paraId="00000834">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Finalmente, se realizaron ajustes en la estructura y formato, especialmente en algunos casos de uso como el de alertas de stock, donde se organizaron correctamente las acciones y reacciones para mantener coherencia con el resto del documento.</w:t>
      </w:r>
    </w:p>
    <w:p w:rsidR="00000000" w:rsidDel="00000000" w:rsidP="00000000" w:rsidRDefault="00000000" w:rsidRPr="00000000" w14:paraId="00000835">
      <w:pPr>
        <w:rPr>
          <w:rFonts w:ascii="Calibri" w:cs="Calibri" w:eastAsia="Calibri" w:hAnsi="Calibri"/>
          <w:b w:val="1"/>
          <w:bCs w:val="1"/>
          <w:sz w:val="24"/>
          <w:szCs w:val="24"/>
        </w:rPr>
      </w:pPr>
      <w:r w:rsidDel="00000000" w:rsidR="00000000" w:rsidRPr="00000000">
        <w:rPr>
          <w:rtl w:val="0"/>
        </w:rPr>
      </w:r>
    </w:p>
    <w:sectPr>
      <w:type w:val="nextPage"/>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color w:val="000000"/>
      </w:rPr>
      <w:pict>
        <v:shape id="WordPictureWatermark3" style="position:absolute;width:378.65pt;height:356.25pt;rotation:0;z-index:-503316481;mso-position-horizontal-relative:margin;mso-position-horizontal:center;mso-position-vertical-relative:margin;mso-position-vertical:center;" alt="" type="#_x0000_t75">
          <v:imagedata blacklevel="22938f" cropbottom="0f" cropleft="0f" cropright="0f" croptop="0f" gain="19661f" r:id="rId1" o:title="image4.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Pr>
      <w:pict>
        <v:shape id="WordPictureWatermark1" style="position:absolute;width:378.65pt;height:356.25pt;rotation:0;z-index:-503316481;mso-position-horizontal-relative:margin;mso-position-horizontal:center;mso-position-vertical-relative:margin;mso-position-vertical:center;" alt="" type="#_x0000_t75">
          <v:imagedata blacklevel="22938f" cropbottom="0f" cropleft="0f" cropright="0f" croptop="0f" gain="19661f" r:id="rId1" o:title="image4.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color w:val="000000"/>
      </w:rPr>
      <w:pict>
        <v:shape id="WordPictureWatermark2" style="position:absolute;width:378.65pt;height:356.25pt;rotation:0;z-index:-503316481;mso-position-horizontal-relative:margin;mso-position-horizontal:center;mso-position-vertical-relative:margin;mso-position-vertical:center;" alt="" type="#_x0000_t75">
          <v:imagedata blacklevel="22938f" cropbottom="0f" cropleft="0f" cropright="0f" croptop="0f" gain="19661f" r:id="rId1" o:title="image4.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
    <w:lvl w:ilvl="0">
      <w:start w:val="2"/>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decimal"/>
      <w:lvlText w:val="%1."/>
      <w:lvlJc w:val="left"/>
      <w:pPr>
        <w:ind w:left="720" w:hanging="360"/>
      </w:pPr>
      <w:rPr/>
    </w:lvl>
    <w:lvl w:ilvl="1">
      <w:start w:val="20"/>
      <w:numFmt w:val="decimal"/>
      <w:lvlText w:val="%1.%2"/>
      <w:lvlJc w:val="left"/>
      <w:pPr>
        <w:ind w:left="840" w:hanging="48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space="0" w:sz="0" w:val="nil"/>
        <w:left w:space="0" w:sz="0" w:val="nil"/>
        <w:bottom w:space="0" w:sz="0" w:val="nil"/>
        <w:right w:space="0" w:sz="0" w:val="nil"/>
        <w:between w:space="0" w:sz="0" w:val="nil"/>
      </w:pBdr>
      <w:spacing w:after="40" w:before="400" w:line="240" w:lineRule="auto"/>
    </w:pPr>
    <w:rPr>
      <w:rFonts w:ascii="Calibri" w:cs="Calibri" w:eastAsia="Calibri" w:hAnsi="Calibri"/>
      <w:b w:val="1"/>
      <w:bCs w:val="1"/>
      <w:color w:val="000000"/>
      <w:sz w:val="24"/>
      <w:szCs w:val="24"/>
    </w:rPr>
  </w:style>
  <w:style w:type="paragraph" w:styleId="Heading2">
    <w:name w:val="heading 2"/>
    <w:basedOn w:val="Normal"/>
    <w:next w:val="Normal"/>
    <w:pPr>
      <w:keepNext w:val="1"/>
      <w:keepLines w:val="1"/>
      <w:spacing w:after="0" w:before="40" w:line="240" w:lineRule="auto"/>
    </w:pPr>
    <w:rPr>
      <w:rFonts w:ascii="Calibri" w:cs="Calibri" w:eastAsia="Calibri" w:hAnsi="Calibri"/>
      <w:b w:val="1"/>
      <w:bCs w:val="1"/>
      <w:color w:val="000000"/>
      <w:sz w:val="24"/>
      <w:szCs w:val="24"/>
    </w:rPr>
  </w:style>
  <w:style w:type="paragraph" w:styleId="Heading3">
    <w:name w:val="heading 3"/>
    <w:basedOn w:val="Normal"/>
    <w:next w:val="Normal"/>
    <w:pPr>
      <w:keepNext w:val="1"/>
      <w:keepLines w:val="1"/>
      <w:spacing w:after="0" w:before="40" w:line="240" w:lineRule="auto"/>
    </w:pPr>
    <w:rPr>
      <w:rFonts w:ascii="Calibri" w:cs="Calibri" w:eastAsia="Calibri" w:hAnsi="Calibri"/>
      <w:color w:val="366091"/>
      <w:sz w:val="28"/>
      <w:szCs w:val="28"/>
    </w:rPr>
  </w:style>
  <w:style w:type="paragraph" w:styleId="Heading4">
    <w:name w:val="heading 4"/>
    <w:basedOn w:val="Normal"/>
    <w:next w:val="Normal"/>
    <w:pPr>
      <w:keepNext w:val="1"/>
      <w:keepLines w:val="1"/>
      <w:spacing w:after="0" w:before="40" w:lineRule="auto"/>
    </w:pPr>
    <w:rPr>
      <w:rFonts w:ascii="Calibri" w:cs="Calibri" w:eastAsia="Calibri" w:hAnsi="Calibri"/>
      <w:color w:val="366091"/>
      <w:sz w:val="24"/>
      <w:szCs w:val="24"/>
    </w:rPr>
  </w:style>
  <w:style w:type="paragraph" w:styleId="Heading5">
    <w:name w:val="heading 5"/>
    <w:basedOn w:val="Normal"/>
    <w:next w:val="Normal"/>
    <w:pPr>
      <w:keepNext w:val="1"/>
      <w:keepLines w:val="1"/>
      <w:spacing w:after="0" w:before="40" w:lineRule="auto"/>
    </w:pPr>
    <w:rPr>
      <w:rFonts w:ascii="Calibri" w:cs="Calibri" w:eastAsia="Calibri" w:hAnsi="Calibri"/>
      <w:smallCaps w:val="1"/>
      <w:color w:val="366091"/>
    </w:rPr>
  </w:style>
  <w:style w:type="paragraph" w:styleId="Heading6">
    <w:name w:val="heading 6"/>
    <w:basedOn w:val="Normal"/>
    <w:next w:val="Normal"/>
    <w:pPr>
      <w:keepNext w:val="1"/>
      <w:keepLines w:val="1"/>
      <w:spacing w:after="0" w:before="40" w:lineRule="auto"/>
    </w:pPr>
    <w:rPr>
      <w:rFonts w:ascii="Calibri" w:cs="Calibri" w:eastAsia="Calibri" w:hAnsi="Calibri"/>
      <w:i w:val="1"/>
      <w:iCs w:val="1"/>
      <w:smallCaps w:val="1"/>
      <w:color w:val="244061"/>
    </w:rPr>
  </w:style>
  <w:style w:type="paragraph" w:styleId="Title">
    <w:name w:val="Title"/>
    <w:basedOn w:val="Normal"/>
    <w:next w:val="Normal"/>
    <w:pPr>
      <w:spacing w:after="0" w:line="204" w:lineRule="auto"/>
    </w:pPr>
    <w:rPr>
      <w:rFonts w:ascii="Calibri" w:cs="Calibri" w:eastAsia="Calibri" w:hAnsi="Calibri"/>
      <w:smallCaps w:val="1"/>
      <w:color w:val="1f497d"/>
      <w:sz w:val="72"/>
      <w:szCs w:val="72"/>
    </w:rPr>
  </w:style>
  <w:style w:type="paragraph" w:styleId="Subtitle">
    <w:name w:val="Subtitle"/>
    <w:basedOn w:val="Normal"/>
    <w:next w:val="Normal"/>
    <w:pPr>
      <w:spacing w:after="240" w:line="240" w:lineRule="auto"/>
    </w:pPr>
    <w:rPr>
      <w:rFonts w:ascii="Calibri" w:cs="Calibri" w:eastAsia="Calibri" w:hAnsi="Calibri"/>
      <w:color w:val="4f81bd"/>
      <w:sz w:val="28"/>
      <w:szCs w:val="2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0.png"/><Relationship Id="rId22" Type="http://schemas.openxmlformats.org/officeDocument/2006/relationships/image" Target="media/image17.png"/><Relationship Id="rId21" Type="http://schemas.openxmlformats.org/officeDocument/2006/relationships/image" Target="media/image15.png"/><Relationship Id="rId24" Type="http://schemas.openxmlformats.org/officeDocument/2006/relationships/header" Target="header2.xml"/><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header" Target="header1.xml"/><Relationship Id="rId25" Type="http://schemas.openxmlformats.org/officeDocument/2006/relationships/header" Target="header3.xml"/><Relationship Id="rId28" Type="http://schemas.openxmlformats.org/officeDocument/2006/relationships/footer" Target="footer3.xml"/><Relationship Id="rId27"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footer" Target="footer1.xml"/><Relationship Id="rId7" Type="http://schemas.openxmlformats.org/officeDocument/2006/relationships/image" Target="media/image5.png"/><Relationship Id="rId8" Type="http://schemas.openxmlformats.org/officeDocument/2006/relationships/image" Target="media/image8.png"/><Relationship Id="rId31" Type="http://schemas.openxmlformats.org/officeDocument/2006/relationships/image" Target="media/image16.png"/><Relationship Id="rId30" Type="http://schemas.openxmlformats.org/officeDocument/2006/relationships/image" Target="media/image25.jpg"/><Relationship Id="rId11" Type="http://schemas.openxmlformats.org/officeDocument/2006/relationships/image" Target="media/image26.png"/><Relationship Id="rId33" Type="http://schemas.openxmlformats.org/officeDocument/2006/relationships/image" Target="media/image24.png"/><Relationship Id="rId10" Type="http://schemas.openxmlformats.org/officeDocument/2006/relationships/image" Target="media/image1.png"/><Relationship Id="rId32" Type="http://schemas.openxmlformats.org/officeDocument/2006/relationships/image" Target="media/image19.png"/><Relationship Id="rId13" Type="http://schemas.openxmlformats.org/officeDocument/2006/relationships/image" Target="media/image6.png"/><Relationship Id="rId35" Type="http://schemas.openxmlformats.org/officeDocument/2006/relationships/image" Target="media/image9.png"/><Relationship Id="rId12" Type="http://schemas.openxmlformats.org/officeDocument/2006/relationships/image" Target="media/image3.png"/><Relationship Id="rId34" Type="http://schemas.openxmlformats.org/officeDocument/2006/relationships/image" Target="media/image22.png"/><Relationship Id="rId15" Type="http://schemas.openxmlformats.org/officeDocument/2006/relationships/image" Target="media/image21.png"/><Relationship Id="rId37" Type="http://schemas.openxmlformats.org/officeDocument/2006/relationships/image" Target="media/image2.png"/><Relationship Id="rId14" Type="http://schemas.openxmlformats.org/officeDocument/2006/relationships/image" Target="media/image23.png"/><Relationship Id="rId36" Type="http://schemas.openxmlformats.org/officeDocument/2006/relationships/image" Target="media/image7.png"/><Relationship Id="rId17" Type="http://schemas.openxmlformats.org/officeDocument/2006/relationships/image" Target="media/image11.png"/><Relationship Id="rId16" Type="http://schemas.openxmlformats.org/officeDocument/2006/relationships/image" Target="media/image12.png"/><Relationship Id="rId19" Type="http://schemas.openxmlformats.org/officeDocument/2006/relationships/image" Target="media/image13.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IixgMMERjzNSKisgzeip6kaJJw==">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2026-03-20T14:27:09Z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09175809-1f5f-49f5-9964-6f42464d74f3</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